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2063633"/>
        <w:docPartObj>
          <w:docPartGallery w:val="Cover Pages"/>
          <w:docPartUnique/>
        </w:docPartObj>
      </w:sdtPr>
      <w:sdtEndPr>
        <w:rPr>
          <w:rFonts w:asciiTheme="minorHAnsi" w:eastAsiaTheme="minorEastAsia" w:hAnsiTheme="minorHAnsi" w:cstheme="minorBidi"/>
          <w:b/>
          <w:bCs/>
          <w:caps/>
          <w:sz w:val="2"/>
          <w:bdr w:val="none" w:sz="0" w:space="0" w:color="auto"/>
          <w:lang w:eastAsia="zh-CN"/>
        </w:rPr>
      </w:sdtEndPr>
      <w:sdtContent>
        <w:p w14:paraId="5CD5296B" w14:textId="78A2C95B" w:rsidR="00471C9E" w:rsidRDefault="001A5BED" w:rsidP="00483AB4">
          <w:pPr>
            <w:spacing w:after="0"/>
          </w:pPr>
          <w:r>
            <w:rPr>
              <w:noProof/>
            </w:rPr>
            <mc:AlternateContent>
              <mc:Choice Requires="wps">
                <w:drawing>
                  <wp:anchor distT="0" distB="0" distL="114300" distR="114300" simplePos="0" relativeHeight="251663360" behindDoc="0" locked="0" layoutInCell="1" allowOverlap="1" wp14:anchorId="7AF84F1C" wp14:editId="22045925">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cstheme="majorHAnsi"/>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0D3A2E64" w14:textId="5171A3FB" w:rsidR="001A5BED" w:rsidRPr="00B84DBF" w:rsidRDefault="001A5BED">
                                    <w:pPr>
                                      <w:pStyle w:val="NoSpacing"/>
                                      <w:spacing w:after="480"/>
                                      <w:rPr>
                                        <w:rFonts w:asciiTheme="majorHAnsi" w:hAnsiTheme="majorHAnsi" w:cstheme="majorHAnsi"/>
                                        <w:i/>
                                        <w:color w:val="262626" w:themeColor="text1" w:themeTint="D9"/>
                                        <w:sz w:val="32"/>
                                        <w:szCs w:val="32"/>
                                      </w:rPr>
                                    </w:pPr>
                                    <w:r w:rsidRPr="00B84DBF">
                                      <w:rPr>
                                        <w:rFonts w:asciiTheme="majorHAnsi" w:hAnsiTheme="majorHAnsi" w:cstheme="majorHAnsi"/>
                                        <w:i/>
                                        <w:color w:val="262626" w:themeColor="text1" w:themeTint="D9"/>
                                        <w:sz w:val="32"/>
                                        <w:szCs w:val="32"/>
                                      </w:rPr>
                                      <w:t>Seth Foss</w:t>
                                    </w:r>
                                  </w:p>
                                </w:sdtContent>
                              </w:sdt>
                              <w:p w14:paraId="0C127D69" w14:textId="5427C14C" w:rsidR="001A5BED" w:rsidRPr="00B84DBF" w:rsidRDefault="001A5BED">
                                <w:pPr>
                                  <w:pStyle w:val="NoSpacing"/>
                                  <w:rPr>
                                    <w:rFonts w:asciiTheme="majorHAnsi" w:hAnsiTheme="majorHAnsi" w:cstheme="majorHAnsi"/>
                                    <w:i/>
                                    <w:color w:val="262626" w:themeColor="text1" w:themeTint="D9"/>
                                    <w:sz w:val="26"/>
                                    <w:szCs w:val="26"/>
                                  </w:rPr>
                                </w:pPr>
                                <w:sdt>
                                  <w:sdtPr>
                                    <w:rPr>
                                      <w:rFonts w:asciiTheme="majorHAnsi" w:hAnsiTheme="majorHAnsi" w:cstheme="majorHAnsi"/>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B84DBF">
                                      <w:rPr>
                                        <w:rFonts w:asciiTheme="majorHAnsi" w:hAnsiTheme="majorHAnsi" w:cstheme="majorHAnsi"/>
                                        <w:i/>
                                        <w:color w:val="262626" w:themeColor="text1" w:themeTint="D9"/>
                                        <w:sz w:val="26"/>
                                        <w:szCs w:val="26"/>
                                      </w:rPr>
                                      <w:t xml:space="preserve">Psychology - </w:t>
                                    </w:r>
                                    <w:r w:rsidRPr="00B84DBF">
                                      <w:rPr>
                                        <w:rFonts w:asciiTheme="majorHAnsi" w:hAnsiTheme="majorHAnsi" w:cstheme="majorHAnsi"/>
                                        <w:i/>
                                        <w:color w:val="262626" w:themeColor="text1" w:themeTint="D9"/>
                                        <w:sz w:val="26"/>
                                        <w:szCs w:val="26"/>
                                      </w:rPr>
                                      <w:t>Hunter College</w:t>
                                    </w:r>
                                  </w:sdtContent>
                                </w:sdt>
                              </w:p>
                              <w:p w14:paraId="5DECEAA7" w14:textId="77777777" w:rsidR="00B84DBF" w:rsidRPr="00B84DBF" w:rsidRDefault="00B84DBF">
                                <w:pPr>
                                  <w:pStyle w:val="NoSpacing"/>
                                  <w:rPr>
                                    <w:rFonts w:asciiTheme="majorHAnsi" w:hAnsiTheme="majorHAnsi" w:cstheme="majorHAnsi"/>
                                    <w:i/>
                                    <w:color w:val="262626" w:themeColor="text1" w:themeTint="D9"/>
                                    <w:sz w:val="26"/>
                                    <w:szCs w:val="26"/>
                                  </w:rPr>
                                </w:pP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7AF84F1C"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3360;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Theme="majorHAnsi" w:hAnsiTheme="majorHAnsi" w:cstheme="majorHAnsi"/>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0D3A2E64" w14:textId="5171A3FB" w:rsidR="001A5BED" w:rsidRPr="00B84DBF" w:rsidRDefault="001A5BED">
                              <w:pPr>
                                <w:pStyle w:val="NoSpacing"/>
                                <w:spacing w:after="480"/>
                                <w:rPr>
                                  <w:rFonts w:asciiTheme="majorHAnsi" w:hAnsiTheme="majorHAnsi" w:cstheme="majorHAnsi"/>
                                  <w:i/>
                                  <w:color w:val="262626" w:themeColor="text1" w:themeTint="D9"/>
                                  <w:sz w:val="32"/>
                                  <w:szCs w:val="32"/>
                                </w:rPr>
                              </w:pPr>
                              <w:r w:rsidRPr="00B84DBF">
                                <w:rPr>
                                  <w:rFonts w:asciiTheme="majorHAnsi" w:hAnsiTheme="majorHAnsi" w:cstheme="majorHAnsi"/>
                                  <w:i/>
                                  <w:color w:val="262626" w:themeColor="text1" w:themeTint="D9"/>
                                  <w:sz w:val="32"/>
                                  <w:szCs w:val="32"/>
                                </w:rPr>
                                <w:t>Seth Foss</w:t>
                              </w:r>
                            </w:p>
                          </w:sdtContent>
                        </w:sdt>
                        <w:p w14:paraId="0C127D69" w14:textId="5427C14C" w:rsidR="001A5BED" w:rsidRPr="00B84DBF" w:rsidRDefault="001A5BED">
                          <w:pPr>
                            <w:pStyle w:val="NoSpacing"/>
                            <w:rPr>
                              <w:rFonts w:asciiTheme="majorHAnsi" w:hAnsiTheme="majorHAnsi" w:cstheme="majorHAnsi"/>
                              <w:i/>
                              <w:color w:val="262626" w:themeColor="text1" w:themeTint="D9"/>
                              <w:sz w:val="26"/>
                              <w:szCs w:val="26"/>
                            </w:rPr>
                          </w:pPr>
                          <w:sdt>
                            <w:sdtPr>
                              <w:rPr>
                                <w:rFonts w:asciiTheme="majorHAnsi" w:hAnsiTheme="majorHAnsi" w:cstheme="majorHAnsi"/>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B84DBF">
                                <w:rPr>
                                  <w:rFonts w:asciiTheme="majorHAnsi" w:hAnsiTheme="majorHAnsi" w:cstheme="majorHAnsi"/>
                                  <w:i/>
                                  <w:color w:val="262626" w:themeColor="text1" w:themeTint="D9"/>
                                  <w:sz w:val="26"/>
                                  <w:szCs w:val="26"/>
                                </w:rPr>
                                <w:t xml:space="preserve">Psychology - </w:t>
                              </w:r>
                              <w:r w:rsidRPr="00B84DBF">
                                <w:rPr>
                                  <w:rFonts w:asciiTheme="majorHAnsi" w:hAnsiTheme="majorHAnsi" w:cstheme="majorHAnsi"/>
                                  <w:i/>
                                  <w:color w:val="262626" w:themeColor="text1" w:themeTint="D9"/>
                                  <w:sz w:val="26"/>
                                  <w:szCs w:val="26"/>
                                </w:rPr>
                                <w:t>Hunter College</w:t>
                              </w:r>
                            </w:sdtContent>
                          </w:sdt>
                        </w:p>
                        <w:p w14:paraId="5DECEAA7" w14:textId="77777777" w:rsidR="00B84DBF" w:rsidRPr="00B84DBF" w:rsidRDefault="00B84DBF">
                          <w:pPr>
                            <w:pStyle w:val="NoSpacing"/>
                            <w:rPr>
                              <w:rFonts w:asciiTheme="majorHAnsi" w:hAnsiTheme="majorHAnsi" w:cstheme="majorHAnsi"/>
                              <w:i/>
                              <w:color w:val="262626" w:themeColor="text1" w:themeTint="D9"/>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4AE4CA17" wp14:editId="6C91898A">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4D8ACB1" id="Straight Connector 137" o:spid="_x0000_s1026" style="position:absolute;z-index:-251654144;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sidR="00B84DBF">
            <w:t>May 22, 2025</w:t>
          </w:r>
        </w:p>
        <w:p w14:paraId="57E1D1CB" w14:textId="5DBD5775" w:rsidR="001A5BED" w:rsidRDefault="00483AB4" w:rsidP="00483AB4">
          <w:pPr>
            <w:jc w:val="both"/>
            <w:rPr>
              <w:rFonts w:asciiTheme="minorHAnsi" w:eastAsiaTheme="minorEastAsia" w:hAnsiTheme="minorHAnsi" w:cstheme="minorBidi"/>
              <w:sz w:val="2"/>
              <w:szCs w:val="22"/>
              <w:bdr w:val="none" w:sz="0" w:space="0" w:color="auto"/>
              <w:lang w:eastAsia="zh-CN"/>
            </w:rPr>
          </w:pPr>
          <w:r>
            <w:rPr>
              <w:noProof/>
            </w:rPr>
            <mc:AlternateContent>
              <mc:Choice Requires="wps">
                <w:drawing>
                  <wp:anchor distT="0" distB="0" distL="114300" distR="114300" simplePos="0" relativeHeight="251661312" behindDoc="0" locked="0" layoutInCell="1" allowOverlap="1" wp14:anchorId="4AB5C72F" wp14:editId="48E05978">
                    <wp:simplePos x="0" y="0"/>
                    <wp:positionH relativeFrom="page">
                      <wp:posOffset>-54610</wp:posOffset>
                    </wp:positionH>
                    <wp:positionV relativeFrom="page">
                      <wp:posOffset>1600200</wp:posOffset>
                    </wp:positionV>
                    <wp:extent cx="6972300" cy="272478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972300" cy="2724785"/>
                            </a:xfrm>
                            <a:prstGeom prst="rect">
                              <a:avLst/>
                            </a:prstGeom>
                            <a:noFill/>
                            <a:ln w="6350">
                              <a:noFill/>
                            </a:ln>
                          </wps:spPr>
                          <wps:txbx>
                            <w:txbxContent>
                              <w:sdt>
                                <w:sdtPr>
                                  <w:rPr>
                                    <w:rFonts w:ascii="Times New Roman" w:eastAsia="Arial Unicode MS" w:hAnsi="Times New Roman" w:cs="Arial Unicode MS"/>
                                    <w:b/>
                                    <w:bCs/>
                                    <w:sz w:val="40"/>
                                    <w:szCs w:val="40"/>
                                    <w:lang w:eastAsia="en-US"/>
                                    <w14:textOutline w14:w="0" w14:cap="flat" w14:cmpd="sng" w14:algn="ctr">
                                      <w14:noFill/>
                                      <w14:prstDash w14:val="solid"/>
                                      <w14:bevel/>
                                    </w14:textOutline>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C61D8C5" w14:textId="693F86A6" w:rsidR="001A5BED" w:rsidRPr="00483AB4" w:rsidRDefault="001A5BED" w:rsidP="00483AB4">
                                    <w:pPr>
                                      <w:pStyle w:val="NoSpacing"/>
                                      <w:spacing w:before="240" w:after="240"/>
                                      <w:ind w:left="-288"/>
                                      <w:rPr>
                                        <w:rFonts w:asciiTheme="majorHAnsi" w:hAnsiTheme="majorHAnsi"/>
                                        <w:i/>
                                        <w:caps/>
                                        <w:sz w:val="120"/>
                                        <w:szCs w:val="120"/>
                                      </w:rPr>
                                    </w:pPr>
                                    <w:r w:rsidRPr="00483AB4">
                                      <w:rPr>
                                        <w:rFonts w:ascii="Times New Roman" w:eastAsia="Arial Unicode MS" w:hAnsi="Times New Roman" w:cs="Arial Unicode MS"/>
                                        <w:b/>
                                        <w:bCs/>
                                        <w:sz w:val="40"/>
                                        <w:szCs w:val="40"/>
                                        <w:lang w:eastAsia="en-US"/>
                                        <w14:textOutline w14:w="0" w14:cap="flat" w14:cmpd="sng" w14:algn="ctr">
                                          <w14:noFill/>
                                          <w14:prstDash w14:val="solid"/>
                                          <w14:bevel/>
                                        </w14:textOutline>
                                      </w:rPr>
                                      <w:t>THE COGNITIVE | SOCIAL IMPACTS ON                NYC-TENANTS WITH HOUSING INSTABILITY</w:t>
                                    </w:r>
                                  </w:p>
                                </w:sdtContent>
                              </w:sdt>
                              <w:sdt>
                                <w:sdtPr>
                                  <w:rPr>
                                    <w:rFonts w:ascii="Times New Roman" w:eastAsia="Arial Unicode MS" w:hAnsi="Times New Roman" w:cs="Arial Unicode MS"/>
                                    <w:caps/>
                                    <w:sz w:val="28"/>
                                    <w:szCs w:val="28"/>
                                    <w:bdr w:val="nil"/>
                                    <w:lang w:eastAsia="en-US"/>
                                    <w14:textOutline w14:w="0" w14:cap="flat" w14:cmpd="sng" w14:algn="ctr">
                                      <w14:noFill/>
                                      <w14:prstDash w14:val="solid"/>
                                      <w14:bevel/>
                                    </w14:textOutline>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10C5DD2E" w14:textId="3E1B47EB" w:rsidR="001A5BED" w:rsidRPr="00483AB4" w:rsidRDefault="001A5BED" w:rsidP="00483AB4">
                                    <w:pPr>
                                      <w:pStyle w:val="NoSpacing"/>
                                      <w:ind w:left="-288"/>
                                      <w:rPr>
                                        <w:i/>
                                        <w:sz w:val="28"/>
                                        <w:szCs w:val="28"/>
                                      </w:rPr>
                                    </w:pPr>
                                    <w:r w:rsidRPr="00483AB4">
                                      <w:rPr>
                                        <w:rFonts w:ascii="Times New Roman" w:eastAsia="Arial Unicode MS" w:hAnsi="Times New Roman" w:cs="Arial Unicode MS"/>
                                        <w:sz w:val="28"/>
                                        <w:szCs w:val="28"/>
                                        <w:bdr w:val="nil"/>
                                        <w:lang w:eastAsia="en-US"/>
                                        <w14:textOutline w14:w="0" w14:cap="flat" w14:cmpd="sng" w14:algn="ctr">
                                          <w14:noFill/>
                                          <w14:prstDash w14:val="solid"/>
                                          <w14:bevel/>
                                        </w14:textOutline>
                                      </w:rPr>
                                      <w:t>A QUALMRI RESEARCH STUD</w:t>
                                    </w:r>
                                    <w:r w:rsidR="00483AB4" w:rsidRPr="00483AB4">
                                      <w:rPr>
                                        <w:rFonts w:ascii="Times New Roman" w:eastAsia="Arial Unicode MS" w:hAnsi="Times New Roman" w:cs="Arial Unicode MS"/>
                                        <w:sz w:val="28"/>
                                        <w:szCs w:val="28"/>
                                        <w:bdr w:val="nil"/>
                                        <w:lang w:eastAsia="en-US"/>
                                        <w14:textOutline w14:w="0" w14:cap="flat" w14:cmpd="sng" w14:algn="ctr">
                                          <w14:noFill/>
                                          <w14:prstDash w14:val="solid"/>
                                          <w14:bevel/>
                                        </w14:textOutline>
                                      </w:rPr>
                                      <w:t xml:space="preserve">Y </w:t>
                                    </w:r>
                                    <w:r w:rsidRPr="00483AB4">
                                      <w:rPr>
                                        <w:rFonts w:ascii="Times New Roman" w:eastAsia="Arial Unicode MS" w:hAnsi="Times New Roman" w:cs="Arial Unicode MS"/>
                                        <w:sz w:val="28"/>
                                        <w:szCs w:val="28"/>
                                        <w:bdr w:val="nil"/>
                                        <w:lang w:eastAsia="en-US"/>
                                        <w14:textOutline w14:w="0" w14:cap="flat" w14:cmpd="sng" w14:algn="ctr">
                                          <w14:noFill/>
                                          <w14:prstDash w14:val="solid"/>
                                          <w14:bevel/>
                                        </w14:textOutline>
                                      </w:rPr>
                                      <w:t>ON MEMORY AND ATTENTION</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AB5C72F" id="Text Box 139" o:spid="_x0000_s1027" type="#_x0000_t202" alt="Title: Title and subtitle" style="position:absolute;left:0;text-align:left;margin-left:-4.3pt;margin-top:126pt;width:549pt;height:214.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" filled="f" stroked="f" strokeweight=".5pt">
                    <v:textbox inset="93.6pt,,0">
                      <w:txbxContent>
                        <w:sdt>
                          <w:sdtPr>
                            <w:rPr>
                              <w:rFonts w:ascii="Times New Roman" w:eastAsia="Arial Unicode MS" w:hAnsi="Times New Roman" w:cs="Arial Unicode MS"/>
                              <w:b/>
                              <w:bCs/>
                              <w:sz w:val="40"/>
                              <w:szCs w:val="40"/>
                              <w:lang w:eastAsia="en-US"/>
                              <w14:textOutline w14:w="0" w14:cap="flat" w14:cmpd="sng" w14:algn="ctr">
                                <w14:noFill/>
                                <w14:prstDash w14:val="solid"/>
                                <w14:bevel/>
                              </w14:textOutline>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C61D8C5" w14:textId="693F86A6" w:rsidR="001A5BED" w:rsidRPr="00483AB4" w:rsidRDefault="001A5BED" w:rsidP="00483AB4">
                              <w:pPr>
                                <w:pStyle w:val="NoSpacing"/>
                                <w:spacing w:before="240" w:after="240"/>
                                <w:ind w:left="-288"/>
                                <w:rPr>
                                  <w:rFonts w:asciiTheme="majorHAnsi" w:hAnsiTheme="majorHAnsi"/>
                                  <w:i/>
                                  <w:caps/>
                                  <w:sz w:val="120"/>
                                  <w:szCs w:val="120"/>
                                </w:rPr>
                              </w:pPr>
                              <w:r w:rsidRPr="00483AB4">
                                <w:rPr>
                                  <w:rFonts w:ascii="Times New Roman" w:eastAsia="Arial Unicode MS" w:hAnsi="Times New Roman" w:cs="Arial Unicode MS"/>
                                  <w:b/>
                                  <w:bCs/>
                                  <w:sz w:val="40"/>
                                  <w:szCs w:val="40"/>
                                  <w:lang w:eastAsia="en-US"/>
                                  <w14:textOutline w14:w="0" w14:cap="flat" w14:cmpd="sng" w14:algn="ctr">
                                    <w14:noFill/>
                                    <w14:prstDash w14:val="solid"/>
                                    <w14:bevel/>
                                  </w14:textOutline>
                                </w:rPr>
                                <w:t>THE COGNITIVE | SOCIAL IMPACTS ON                NYC-TENANTS WITH HOUSING INSTABILITY</w:t>
                              </w:r>
                            </w:p>
                          </w:sdtContent>
                        </w:sdt>
                        <w:sdt>
                          <w:sdtPr>
                            <w:rPr>
                              <w:rFonts w:ascii="Times New Roman" w:eastAsia="Arial Unicode MS" w:hAnsi="Times New Roman" w:cs="Arial Unicode MS"/>
                              <w:caps/>
                              <w:sz w:val="28"/>
                              <w:szCs w:val="28"/>
                              <w:bdr w:val="nil"/>
                              <w:lang w:eastAsia="en-US"/>
                              <w14:textOutline w14:w="0" w14:cap="flat" w14:cmpd="sng" w14:algn="ctr">
                                <w14:noFill/>
                                <w14:prstDash w14:val="solid"/>
                                <w14:bevel/>
                              </w14:textOutline>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10C5DD2E" w14:textId="3E1B47EB" w:rsidR="001A5BED" w:rsidRPr="00483AB4" w:rsidRDefault="001A5BED" w:rsidP="00483AB4">
                              <w:pPr>
                                <w:pStyle w:val="NoSpacing"/>
                                <w:ind w:left="-288"/>
                                <w:rPr>
                                  <w:i/>
                                  <w:sz w:val="28"/>
                                  <w:szCs w:val="28"/>
                                </w:rPr>
                              </w:pPr>
                              <w:r w:rsidRPr="00483AB4">
                                <w:rPr>
                                  <w:rFonts w:ascii="Times New Roman" w:eastAsia="Arial Unicode MS" w:hAnsi="Times New Roman" w:cs="Arial Unicode MS"/>
                                  <w:sz w:val="28"/>
                                  <w:szCs w:val="28"/>
                                  <w:bdr w:val="nil"/>
                                  <w:lang w:eastAsia="en-US"/>
                                  <w14:textOutline w14:w="0" w14:cap="flat" w14:cmpd="sng" w14:algn="ctr">
                                    <w14:noFill/>
                                    <w14:prstDash w14:val="solid"/>
                                    <w14:bevel/>
                                  </w14:textOutline>
                                </w:rPr>
                                <w:t>A QUALMRI RESEARCH STUD</w:t>
                              </w:r>
                              <w:r w:rsidR="00483AB4" w:rsidRPr="00483AB4">
                                <w:rPr>
                                  <w:rFonts w:ascii="Times New Roman" w:eastAsia="Arial Unicode MS" w:hAnsi="Times New Roman" w:cs="Arial Unicode MS"/>
                                  <w:sz w:val="28"/>
                                  <w:szCs w:val="28"/>
                                  <w:bdr w:val="nil"/>
                                  <w:lang w:eastAsia="en-US"/>
                                  <w14:textOutline w14:w="0" w14:cap="flat" w14:cmpd="sng" w14:algn="ctr">
                                    <w14:noFill/>
                                    <w14:prstDash w14:val="solid"/>
                                    <w14:bevel/>
                                  </w14:textOutline>
                                </w:rPr>
                                <w:t xml:space="preserve">Y </w:t>
                              </w:r>
                              <w:r w:rsidRPr="00483AB4">
                                <w:rPr>
                                  <w:rFonts w:ascii="Times New Roman" w:eastAsia="Arial Unicode MS" w:hAnsi="Times New Roman" w:cs="Arial Unicode MS"/>
                                  <w:sz w:val="28"/>
                                  <w:szCs w:val="28"/>
                                  <w:bdr w:val="nil"/>
                                  <w:lang w:eastAsia="en-US"/>
                                  <w14:textOutline w14:w="0" w14:cap="flat" w14:cmpd="sng" w14:algn="ctr">
                                    <w14:noFill/>
                                    <w14:prstDash w14:val="solid"/>
                                    <w14:bevel/>
                                  </w14:textOutline>
                                </w:rPr>
                                <w:t>ON MEMORY AND ATTENTION</w:t>
                              </w:r>
                            </w:p>
                          </w:sdtContent>
                        </w:sdt>
                      </w:txbxContent>
                    </v:textbox>
                    <w10:wrap anchorx="page" anchory="page"/>
                  </v:shape>
                </w:pict>
              </mc:Fallback>
            </mc:AlternateContent>
          </w:r>
          <w:r w:rsidR="001A5BED">
            <w:rPr>
              <w:rFonts w:asciiTheme="minorHAnsi" w:eastAsiaTheme="minorEastAsia" w:hAnsiTheme="minorHAnsi" w:cstheme="minorBidi"/>
              <w:b/>
              <w:bCs/>
              <w:caps/>
              <w:sz w:val="2"/>
              <w:bdr w:val="none" w:sz="0" w:space="0" w:color="auto"/>
              <w:lang w:eastAsia="zh-CN"/>
            </w:rPr>
            <w:br w:type="page"/>
          </w:r>
        </w:p>
      </w:sdtContent>
    </w:sdt>
    <w:p w14:paraId="361851B7" w14:textId="6301D1FD" w:rsidR="00DC66F6" w:rsidRDefault="00000000" w:rsidP="00EF2AB7">
      <w:pPr>
        <w:pStyle w:val="Caption"/>
        <w:jc w:val="right"/>
      </w:pPr>
      <w:r>
        <w:lastRenderedPageBreak/>
        <w:t>QuALMRI</w:t>
      </w:r>
      <w:r w:rsidR="00EF2AB7">
        <w:t xml:space="preserve"> Research Study</w:t>
      </w:r>
    </w:p>
    <w:p w14:paraId="56FDACFC" w14:textId="77777777" w:rsidR="00EF2AB7" w:rsidRDefault="00000000" w:rsidP="00483AB4">
      <w:pPr>
        <w:pStyle w:val="Heading"/>
      </w:pPr>
      <w:r>
        <w:t>The Cognitive | Social Impacts</w:t>
      </w:r>
      <w:r w:rsidR="00EF2AB7">
        <w:t xml:space="preserve"> </w:t>
      </w:r>
      <w:r>
        <w:t xml:space="preserve">On </w:t>
      </w:r>
    </w:p>
    <w:p w14:paraId="4C3762AA" w14:textId="12796AAA" w:rsidR="00DC66F6" w:rsidRDefault="00000000" w:rsidP="00B84DBF">
      <w:pPr>
        <w:pStyle w:val="Heading"/>
      </w:pPr>
      <w:r>
        <w:t>NYC</w:t>
      </w:r>
      <w:r w:rsidR="00EF2AB7">
        <w:t>-</w:t>
      </w:r>
      <w:r>
        <w:t>Tenants with Housing Instability</w:t>
      </w:r>
    </w:p>
    <w:p w14:paraId="03D0E37C" w14:textId="77777777" w:rsidR="00DC66F6" w:rsidRDefault="00000000" w:rsidP="00EF2AB7">
      <w:pPr>
        <w:pStyle w:val="Heading2"/>
      </w:pPr>
      <w:r>
        <w:t>I. Research Question (Qu)</w:t>
      </w:r>
    </w:p>
    <w:p w14:paraId="7FB3C9B6" w14:textId="77777777" w:rsidR="00DC66F6" w:rsidRDefault="00DC66F6">
      <w:pPr>
        <w:pStyle w:val="Body"/>
      </w:pPr>
    </w:p>
    <w:p w14:paraId="2F4E37C4" w14:textId="77777777" w:rsidR="00DC66F6" w:rsidRPr="00B84DBF" w:rsidRDefault="00000000" w:rsidP="00EF2AB7">
      <w:pPr>
        <w:pStyle w:val="Caption"/>
        <w:rPr>
          <w:sz w:val="28"/>
          <w:szCs w:val="28"/>
        </w:rPr>
      </w:pPr>
      <w:r w:rsidRPr="00B84DBF">
        <w:rPr>
          <w:sz w:val="28"/>
          <w:szCs w:val="28"/>
          <w:lang w:val="it-IT"/>
        </w:rPr>
        <w:t>Diffuse Big Picture Question:</w:t>
      </w:r>
    </w:p>
    <w:p w14:paraId="66BE1C37" w14:textId="77777777" w:rsidR="00DC66F6" w:rsidRDefault="00000000">
      <w:pPr>
        <w:pStyle w:val="Body"/>
        <w:rPr>
          <w:i/>
          <w:iCs/>
        </w:rPr>
      </w:pPr>
      <w:r>
        <w:rPr>
          <w:i/>
          <w:iCs/>
        </w:rPr>
        <w:t>How does chronic exposure to housing-related stressors—such as tenant harassment, eviction threats, and persistent housing code violations—impair cognitive functioning in rent-burdened or systemically marginalized populations?</w:t>
      </w:r>
    </w:p>
    <w:p w14:paraId="264D44CC" w14:textId="77777777" w:rsidR="00DC66F6" w:rsidRDefault="00DC66F6">
      <w:pPr>
        <w:pStyle w:val="Body"/>
      </w:pPr>
    </w:p>
    <w:p w14:paraId="7D54FF47" w14:textId="77777777" w:rsidR="00DC66F6" w:rsidRDefault="00000000" w:rsidP="00B84DBF">
      <w:pPr>
        <w:pStyle w:val="SubHeader"/>
      </w:pPr>
      <w:r>
        <w:t>Specific Research Question:</w:t>
      </w:r>
    </w:p>
    <w:p w14:paraId="40D23756" w14:textId="77777777" w:rsidR="00DC66F6" w:rsidRDefault="00000000">
      <w:pPr>
        <w:pStyle w:val="Body"/>
        <w:rPr>
          <w:i/>
          <w:iCs/>
        </w:rPr>
      </w:pPr>
      <w:r>
        <w:rPr>
          <w:i/>
          <w:iCs/>
        </w:rPr>
        <w:t>Does sustained exposure to tenant harassment and housing instability (e.g., illegal lockouts, repeated court adjournments, uninhabitable living conditions) significantly impair working memory, decision-making, and attention regulation, especially among low-income tenants in New York City who are rent-burdened or legally unrepresented?</w:t>
      </w:r>
    </w:p>
    <w:p w14:paraId="5BA1B156" w14:textId="77777777" w:rsidR="00DC66F6" w:rsidRDefault="00DC66F6">
      <w:pPr>
        <w:pStyle w:val="Body"/>
      </w:pPr>
    </w:p>
    <w:p w14:paraId="651D1AF0" w14:textId="77777777" w:rsidR="00DC66F6" w:rsidRDefault="00000000" w:rsidP="00B84DBF">
      <w:pPr>
        <w:pStyle w:val="SubHeader"/>
      </w:pPr>
      <w:r>
        <w:t>Connection Between the Two:</w:t>
      </w:r>
    </w:p>
    <w:p w14:paraId="289F5C34" w14:textId="77777777" w:rsidR="00DC66F6" w:rsidRDefault="00000000">
      <w:pPr>
        <w:pStyle w:val="Body"/>
      </w:pPr>
      <w:r>
        <w:t>This study interrogates a critical public health and neuropsychological issue: whether tenants chronically exposed to landlord harassment and housing-related stressors experience measurable deficits in working memory and executive function. Existing literature demonstrates that housing cost burden and instability are significantly associated with poor mental health outcomes, including depression, anxiety, and chronic stress (Meltzer et al., 2016; Maqbool et al., 2015). These psychological stressors, in turn, impair cognitive functions critical to everyday survival, particularly memory, attention, and emotional regulation (Sussman et al., 2016; Lim et al., 2018).</w:t>
      </w:r>
    </w:p>
    <w:p w14:paraId="310053A2" w14:textId="2B52C7C3" w:rsidR="00DC66F6" w:rsidRDefault="00000000">
      <w:pPr>
        <w:pStyle w:val="Body"/>
      </w:pPr>
      <w:r>
        <w:t xml:space="preserve">We position this inquiry within the framework of </w:t>
      </w:r>
      <w:r>
        <w:rPr>
          <w:b/>
          <w:bCs/>
        </w:rPr>
        <w:t>life course theory</w:t>
      </w:r>
      <w:r>
        <w:t xml:space="preserve"> and </w:t>
      </w:r>
      <w:r>
        <w:rPr>
          <w:b/>
          <w:bCs/>
        </w:rPr>
        <w:t>cognitive load theory</w:t>
      </w:r>
      <w:r>
        <w:t xml:space="preserve">, proposing that the persistent mental load from harassment and legal instability creates a </w:t>
      </w:r>
      <w:r>
        <w:lastRenderedPageBreak/>
        <w:t>neuropsychological bottleneck. This bottleneck compromises the executive processes tenants rely on to navigate court proceedings, apply for housing subsidies, or protect themselves from displacement. Understanding the neural and behavioral consequences of these conditions could transform how tenant protection policies are evaluated, shifting from enforcement and compliance models toward cognitive and mental health frameworks that account for trauma-informed recovery and resilience.</w:t>
      </w:r>
    </w:p>
    <w:p w14:paraId="749546DD" w14:textId="77777777" w:rsidR="00DC66F6" w:rsidRDefault="00000000" w:rsidP="00B84DBF">
      <w:pPr>
        <w:pStyle w:val="Heading"/>
      </w:pPr>
      <w:r>
        <w:t>II. Alternative Hypotheses (A)</w:t>
      </w:r>
    </w:p>
    <w:p w14:paraId="1DCC8466" w14:textId="77777777" w:rsidR="00DC66F6" w:rsidRDefault="00000000" w:rsidP="00B84DBF">
      <w:pPr>
        <w:pStyle w:val="SubHeader"/>
      </w:pPr>
      <w:r>
        <w:t xml:space="preserve">Main Hypothesis: </w:t>
      </w:r>
    </w:p>
    <w:p w14:paraId="1081D210" w14:textId="77777777" w:rsidR="00B84DBF" w:rsidRDefault="00B84DBF" w:rsidP="00B84DBF">
      <w:pPr>
        <w:pStyle w:val="SubHeader"/>
      </w:pPr>
    </w:p>
    <w:p w14:paraId="6A093608" w14:textId="5F647113" w:rsidR="00DC66F6" w:rsidRPr="00B84DBF" w:rsidRDefault="00000000" w:rsidP="00B84DBF">
      <w:pPr>
        <w:rPr>
          <w:rFonts w:eastAsia="Times Roman" w:cs="Times Roman"/>
        </w:rPr>
      </w:pPr>
      <w:r>
        <w:t>If the cognitive overload and life course stress theories hold, then tenants exposed to ongoing housing-related stressors—especially harassment and legal uncertainty—will exhibit significantly poorer working memory performance and reduced decision-making capacity compared to tenants in stable, affordable housing.</w:t>
      </w:r>
    </w:p>
    <w:p w14:paraId="7E6AC02C" w14:textId="77777777" w:rsidR="00DC66F6" w:rsidRDefault="00000000" w:rsidP="00B84DBF">
      <w:pPr>
        <w:pStyle w:val="SubHeader"/>
      </w:pPr>
      <w:r>
        <w:t>Alternative Hypotheses:</w:t>
      </w:r>
    </w:p>
    <w:p w14:paraId="36024F4C" w14:textId="77777777" w:rsidR="00B84DBF" w:rsidRDefault="00B84DBF" w:rsidP="00B84DBF">
      <w:pPr>
        <w:pStyle w:val="SubHeader"/>
      </w:pPr>
    </w:p>
    <w:p w14:paraId="605B4E12" w14:textId="77777777" w:rsidR="00DC66F6" w:rsidRDefault="00000000">
      <w:pPr>
        <w:pStyle w:val="Default"/>
        <w:numPr>
          <w:ilvl w:val="0"/>
          <w:numId w:val="2"/>
        </w:numPr>
        <w:suppressAutoHyphens/>
        <w:spacing w:before="0" w:after="240" w:line="240" w:lineRule="auto"/>
        <w:rPr>
          <w:rFonts w:ascii="Times Roman" w:hAnsi="Times Roman" w:hint="eastAsia"/>
          <w:sz w:val="24"/>
          <w:szCs w:val="24"/>
        </w:rPr>
      </w:pPr>
      <w:r>
        <w:rPr>
          <w:rFonts w:ascii="Times Roman" w:hAnsi="Times Roman"/>
          <w:b/>
          <w:bCs/>
          <w:sz w:val="24"/>
          <w:szCs w:val="24"/>
        </w:rPr>
        <w:t>General Economic Stress Hypothesis:</w:t>
      </w:r>
      <w:r>
        <w:rPr>
          <w:rFonts w:ascii="Times Roman" w:hAnsi="Times Roman"/>
          <w:sz w:val="24"/>
          <w:szCs w:val="24"/>
        </w:rPr>
        <w:t xml:space="preserve"> Cognitive impairments may stem from chronic poverty and related hardships (e.g., food insecurity, unemployment), not housing instability specifically. This would suggest income is a stronger predictor than housing condition (Mimura, 2007).</w:t>
      </w:r>
    </w:p>
    <w:p w14:paraId="29CEEC92" w14:textId="77777777" w:rsidR="00DC66F6" w:rsidRDefault="00000000">
      <w:pPr>
        <w:pStyle w:val="Default"/>
        <w:numPr>
          <w:ilvl w:val="0"/>
          <w:numId w:val="2"/>
        </w:numPr>
        <w:suppressAutoHyphens/>
        <w:spacing w:before="0" w:after="240" w:line="240" w:lineRule="auto"/>
        <w:rPr>
          <w:rFonts w:ascii="Times Roman" w:hAnsi="Times Roman" w:hint="eastAsia"/>
          <w:sz w:val="24"/>
          <w:szCs w:val="24"/>
        </w:rPr>
      </w:pPr>
      <w:r>
        <w:rPr>
          <w:rFonts w:ascii="Times Roman" w:hAnsi="Times Roman"/>
          <w:b/>
          <w:bCs/>
          <w:sz w:val="24"/>
          <w:szCs w:val="24"/>
        </w:rPr>
        <w:t>Preexisting Disparity Hypothesis:</w:t>
      </w:r>
      <w:r>
        <w:rPr>
          <w:rFonts w:ascii="Times Roman" w:hAnsi="Times Roman"/>
          <w:sz w:val="24"/>
          <w:szCs w:val="24"/>
        </w:rPr>
        <w:t xml:space="preserve"> Deficits in working memory or executive functioning may reflect preexisting differences in education, health access, or childhood trauma—independent of current housing status. This aligns with research on ACEs and early adversity influencing long-term cognitive outcomes (NYC DOHMH, 2023).</w:t>
      </w:r>
    </w:p>
    <w:p w14:paraId="02566353" w14:textId="77777777" w:rsidR="00DC66F6" w:rsidRDefault="00000000">
      <w:pPr>
        <w:pStyle w:val="Default"/>
        <w:numPr>
          <w:ilvl w:val="0"/>
          <w:numId w:val="2"/>
        </w:numPr>
        <w:suppressAutoHyphens/>
        <w:spacing w:before="0" w:after="240" w:line="240" w:lineRule="auto"/>
        <w:rPr>
          <w:rFonts w:ascii="Times Roman" w:hAnsi="Times Roman" w:hint="eastAsia"/>
          <w:sz w:val="24"/>
          <w:szCs w:val="24"/>
        </w:rPr>
      </w:pPr>
      <w:r>
        <w:rPr>
          <w:rFonts w:ascii="Times Roman" w:hAnsi="Times Roman"/>
          <w:b/>
          <w:bCs/>
          <w:sz w:val="24"/>
          <w:szCs w:val="24"/>
        </w:rPr>
        <w:t>Protective Mediation Hypothesis:</w:t>
      </w:r>
      <w:r>
        <w:rPr>
          <w:rFonts w:ascii="Times Roman" w:hAnsi="Times Roman"/>
          <w:sz w:val="24"/>
          <w:szCs w:val="24"/>
        </w:rPr>
        <w:t xml:space="preserve"> The effects of housing stress may be moderated by access to legal representation, supportive services, or strong community ties. Tenants with such resources may experience less cognitive decline despite equivalent housing conditions (HESR-53-3437.pdf).</w:t>
      </w:r>
    </w:p>
    <w:p w14:paraId="472D292A" w14:textId="77777777" w:rsidR="00DC66F6" w:rsidRDefault="00000000">
      <w:pPr>
        <w:pStyle w:val="Default"/>
        <w:numPr>
          <w:ilvl w:val="0"/>
          <w:numId w:val="2"/>
        </w:numPr>
        <w:suppressAutoHyphens/>
        <w:spacing w:before="0" w:after="240" w:line="240" w:lineRule="auto"/>
        <w:rPr>
          <w:rFonts w:ascii="Times Roman" w:hAnsi="Times Roman"/>
          <w:sz w:val="24"/>
          <w:szCs w:val="24"/>
        </w:rPr>
      </w:pPr>
      <w:r>
        <w:rPr>
          <w:rFonts w:ascii="Times Roman" w:hAnsi="Times Roman"/>
          <w:b/>
          <w:bCs/>
          <w:sz w:val="24"/>
          <w:szCs w:val="24"/>
        </w:rPr>
        <w:t>Desensitization or Adaptation Hypothesis:</w:t>
      </w:r>
      <w:r>
        <w:rPr>
          <w:rFonts w:ascii="Times Roman" w:hAnsi="Times Roman"/>
          <w:sz w:val="24"/>
          <w:szCs w:val="24"/>
        </w:rPr>
        <w:t xml:space="preserve"> Long-term exposure to harassment may not impair cognition but instead foster learned coping strategies or emotional numbing, potentially reducing reactivity over time. However, this would </w:t>
      </w:r>
      <w:proofErr w:type="gramStart"/>
      <w:r>
        <w:rPr>
          <w:rFonts w:ascii="Times Roman" w:hAnsi="Times Roman"/>
          <w:sz w:val="24"/>
          <w:szCs w:val="24"/>
        </w:rPr>
        <w:t>likely manifest</w:t>
      </w:r>
      <w:proofErr w:type="gramEnd"/>
      <w:r>
        <w:rPr>
          <w:rFonts w:ascii="Times Roman" w:hAnsi="Times Roman"/>
          <w:sz w:val="24"/>
          <w:szCs w:val="24"/>
        </w:rPr>
        <w:t xml:space="preserve"> as flat affect and disengagement, not adaptive function.</w:t>
      </w:r>
    </w:p>
    <w:p w14:paraId="2E1CBA28" w14:textId="21238277" w:rsidR="00DC66F6" w:rsidRPr="00C261FB" w:rsidRDefault="00000000" w:rsidP="00B84DBF">
      <w:pPr>
        <w:pStyle w:val="Default"/>
        <w:numPr>
          <w:ilvl w:val="0"/>
          <w:numId w:val="2"/>
        </w:numPr>
        <w:suppressAutoHyphens/>
        <w:spacing w:before="0" w:after="240" w:line="240" w:lineRule="auto"/>
        <w:rPr>
          <w:rFonts w:ascii="Times Roman" w:hAnsi="Times Roman"/>
          <w:sz w:val="24"/>
          <w:szCs w:val="24"/>
        </w:rPr>
      </w:pPr>
      <w:proofErr w:type="gramStart"/>
      <w:r w:rsidRPr="00C261FB">
        <w:rPr>
          <w:b/>
          <w:bCs/>
        </w:rPr>
        <w:lastRenderedPageBreak/>
        <w:t>Testing</w:t>
      </w:r>
      <w:proofErr w:type="gramEnd"/>
      <w:r w:rsidRPr="00C261FB">
        <w:rPr>
          <w:b/>
          <w:bCs/>
        </w:rPr>
        <w:t xml:space="preserve"> these alternatives empirically</w:t>
      </w:r>
      <w:r>
        <w:t xml:space="preserve"> will allow for a clearer understanding of the role that harassment-specific stress plays in cognitive impairment, as distinct from broader socioeconomic </w:t>
      </w:r>
      <w:r w:rsidRPr="00483AB4">
        <w:t>disadvantage or psychological trauma histor</w:t>
      </w:r>
      <w:r w:rsidR="00C261FB">
        <w:t>y.</w:t>
      </w:r>
    </w:p>
    <w:p w14:paraId="26267731" w14:textId="77777777" w:rsidR="00C261FB" w:rsidRPr="00C261FB" w:rsidRDefault="00C261FB" w:rsidP="00C261FB">
      <w:pPr>
        <w:pStyle w:val="Default"/>
        <w:suppressAutoHyphens/>
        <w:spacing w:before="0" w:after="240" w:line="240" w:lineRule="auto"/>
        <w:ind w:left="220"/>
        <w:rPr>
          <w:rFonts w:ascii="Times Roman" w:hAnsi="Times Roman"/>
          <w:sz w:val="24"/>
          <w:szCs w:val="24"/>
        </w:rPr>
      </w:pPr>
    </w:p>
    <w:p w14:paraId="1F1E5638" w14:textId="77777777" w:rsidR="00DC66F6" w:rsidRPr="00B84DBF" w:rsidRDefault="00000000" w:rsidP="00B84DBF">
      <w:pPr>
        <w:pStyle w:val="Heading"/>
      </w:pPr>
      <w:r w:rsidRPr="00B84DBF">
        <w:t>III. Logic &amp; Design (L)</w:t>
      </w:r>
    </w:p>
    <w:p w14:paraId="1121EFE1" w14:textId="303EA49D" w:rsidR="00DC66F6" w:rsidRPr="00C261FB" w:rsidRDefault="00000000" w:rsidP="00C261FB">
      <w:pPr>
        <w:pStyle w:val="SubHeader"/>
      </w:pPr>
      <w:r>
        <w:t>Independent Variable (IV):</w:t>
      </w:r>
      <w:r w:rsidR="00C261FB">
        <w:t xml:space="preserve"> </w:t>
      </w:r>
      <w:r w:rsidRPr="00C261FB">
        <w:rPr>
          <w:lang w:val="en-US"/>
        </w:rPr>
        <w:t>Level of tenant</w:t>
      </w:r>
      <w:r w:rsidR="00C261FB">
        <w:rPr>
          <w:lang w:val="en-US"/>
        </w:rPr>
        <w:t xml:space="preserve"> </w:t>
      </w:r>
      <w:r w:rsidRPr="00C261FB">
        <w:rPr>
          <w:lang w:val="en-US"/>
        </w:rPr>
        <w:t>harassment and housing instability, defined by</w:t>
      </w:r>
      <w:r>
        <w:rPr>
          <w:u w:val="single"/>
          <w:lang w:val="en-US"/>
        </w:rPr>
        <w:t>:</w:t>
      </w:r>
    </w:p>
    <w:p w14:paraId="5DFC40E9" w14:textId="1905FC20"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Volume and severity of HPD violations per unit (e.g., mold, broken </w:t>
      </w:r>
      <w:proofErr w:type="gramStart"/>
      <w:r>
        <w:rPr>
          <w:rFonts w:ascii="Times Roman" w:hAnsi="Times Roman"/>
          <w:sz w:val="24"/>
          <w:szCs w:val="24"/>
        </w:rPr>
        <w:t xml:space="preserve">locks, </w:t>
      </w:r>
      <w:r w:rsidR="00C261FB">
        <w:rPr>
          <w:rFonts w:ascii="Times Roman" w:hAnsi="Times Roman"/>
          <w:sz w:val="24"/>
          <w:szCs w:val="24"/>
        </w:rPr>
        <w:t xml:space="preserve"> </w:t>
      </w:r>
      <w:r>
        <w:rPr>
          <w:rFonts w:ascii="Times Roman" w:hAnsi="Times Roman"/>
          <w:sz w:val="24"/>
          <w:szCs w:val="24"/>
        </w:rPr>
        <w:t>heat</w:t>
      </w:r>
      <w:proofErr w:type="gramEnd"/>
      <w:r>
        <w:rPr>
          <w:rFonts w:ascii="Times Roman" w:hAnsi="Times Roman"/>
          <w:sz w:val="24"/>
          <w:szCs w:val="24"/>
        </w:rPr>
        <w:t xml:space="preserve"> outages)</w:t>
      </w:r>
    </w:p>
    <w:p w14:paraId="315310FF"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Number of 311 complaints per household (e.g., landlord harassment, unsafe conditions)</w:t>
      </w:r>
    </w:p>
    <w:p w14:paraId="5ABFE51F"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Number and duration of Housing Court cases or eviction filings</w:t>
      </w:r>
    </w:p>
    <w:p w14:paraId="0EC5B1FA" w14:textId="77777777" w:rsidR="00DC66F6" w:rsidRDefault="00000000">
      <w:pPr>
        <w:pStyle w:val="Default"/>
        <w:numPr>
          <w:ilvl w:val="0"/>
          <w:numId w:val="5"/>
        </w:numPr>
        <w:suppressAutoHyphens/>
        <w:spacing w:before="0" w:after="240" w:line="240" w:lineRule="auto"/>
        <w:rPr>
          <w:rFonts w:ascii="Times Roman" w:hAnsi="Times Roman"/>
          <w:sz w:val="24"/>
          <w:szCs w:val="24"/>
        </w:rPr>
      </w:pPr>
      <w:r>
        <w:rPr>
          <w:rFonts w:ascii="Times Roman" w:hAnsi="Times Roman"/>
          <w:sz w:val="24"/>
          <w:szCs w:val="24"/>
        </w:rPr>
        <w:t>Rent burden ratio (&gt;50% of income on rent)</w:t>
      </w:r>
    </w:p>
    <w:p w14:paraId="75F3FECA" w14:textId="77777777" w:rsidR="00C261FB" w:rsidRDefault="00C261FB" w:rsidP="00C261FB">
      <w:pPr>
        <w:pStyle w:val="Default"/>
        <w:suppressAutoHyphens/>
        <w:spacing w:before="0" w:after="240" w:line="240" w:lineRule="auto"/>
        <w:ind w:left="720"/>
        <w:rPr>
          <w:rFonts w:ascii="Times Roman" w:hAnsi="Times Roman" w:hint="eastAsia"/>
          <w:sz w:val="24"/>
          <w:szCs w:val="24"/>
        </w:rPr>
      </w:pPr>
    </w:p>
    <w:p w14:paraId="0C555A8F" w14:textId="1305D769" w:rsidR="00DC66F6" w:rsidRPr="00C261FB" w:rsidRDefault="00000000" w:rsidP="00C261FB">
      <w:pPr>
        <w:pStyle w:val="SubHeader"/>
      </w:pPr>
      <w:r w:rsidRPr="00B84DBF">
        <w:t>Dependent Variable (DV):</w:t>
      </w:r>
      <w:r w:rsidR="00C261FB">
        <w:t xml:space="preserve"> </w:t>
      </w:r>
      <w:r>
        <w:rPr>
          <w:u w:val="single"/>
          <w:lang w:val="en-US"/>
        </w:rPr>
        <w:t>Cognitive functioning,</w:t>
      </w:r>
      <w:r w:rsidR="00C261FB">
        <w:rPr>
          <w:u w:val="single"/>
          <w:lang w:val="en-US"/>
        </w:rPr>
        <w:t xml:space="preserve"> </w:t>
      </w:r>
      <w:r>
        <w:rPr>
          <w:u w:val="single"/>
          <w:lang w:val="en-US"/>
        </w:rPr>
        <w:t>including:</w:t>
      </w:r>
    </w:p>
    <w:p w14:paraId="38A35BE8" w14:textId="10BEE52F" w:rsidR="00C261FB" w:rsidRPr="00C261FB" w:rsidRDefault="00C261FB" w:rsidP="00C261FB">
      <w:pPr>
        <w:pStyle w:val="Default"/>
        <w:numPr>
          <w:ilvl w:val="0"/>
          <w:numId w:val="5"/>
        </w:numPr>
        <w:suppressAutoHyphens/>
        <w:spacing w:before="0" w:after="240" w:line="240" w:lineRule="auto"/>
        <w:rPr>
          <w:rFonts w:ascii="Times Roman" w:hAnsi="Times Roman"/>
          <w:sz w:val="24"/>
          <w:szCs w:val="24"/>
        </w:rPr>
      </w:pPr>
      <w:r>
        <w:rPr>
          <w:rFonts w:ascii="Times Roman" w:hAnsi="Times Roman"/>
          <w:sz w:val="24"/>
          <w:szCs w:val="24"/>
        </w:rPr>
        <w:t>Working memory (digit span test, N-back)</w:t>
      </w:r>
    </w:p>
    <w:p w14:paraId="5F889226" w14:textId="6A50CBB2"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Response inhibition (Stroop test)</w:t>
      </w:r>
    </w:p>
    <w:p w14:paraId="155B9DBD"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Planning and decision-making (Iowa Gambling Task)</w:t>
      </w:r>
    </w:p>
    <w:p w14:paraId="76BF1EA5" w14:textId="77777777" w:rsidR="00DC66F6" w:rsidRDefault="00000000">
      <w:pPr>
        <w:pStyle w:val="Default"/>
        <w:numPr>
          <w:ilvl w:val="0"/>
          <w:numId w:val="5"/>
        </w:numPr>
        <w:suppressAutoHyphens/>
        <w:spacing w:before="0" w:after="240" w:line="240" w:lineRule="auto"/>
        <w:rPr>
          <w:rFonts w:ascii="Times Roman" w:hAnsi="Times Roman"/>
          <w:sz w:val="24"/>
          <w:szCs w:val="24"/>
        </w:rPr>
      </w:pPr>
      <w:r>
        <w:rPr>
          <w:rFonts w:ascii="Times Roman" w:hAnsi="Times Roman"/>
          <w:sz w:val="24"/>
          <w:szCs w:val="24"/>
        </w:rPr>
        <w:t>Subjective stress (Perceived Stress Scale)</w:t>
      </w:r>
    </w:p>
    <w:p w14:paraId="52DBBEB5" w14:textId="77777777" w:rsidR="00C261FB" w:rsidRDefault="00C261FB" w:rsidP="00C261FB">
      <w:pPr>
        <w:pStyle w:val="Default"/>
        <w:suppressAutoHyphens/>
        <w:spacing w:before="0" w:after="240" w:line="240" w:lineRule="auto"/>
        <w:ind w:left="720"/>
        <w:rPr>
          <w:rFonts w:ascii="Times Roman" w:hAnsi="Times Roman" w:hint="eastAsia"/>
          <w:sz w:val="24"/>
          <w:szCs w:val="24"/>
        </w:rPr>
      </w:pPr>
    </w:p>
    <w:p w14:paraId="1D07889E" w14:textId="77777777" w:rsidR="00DC66F6" w:rsidRDefault="00000000">
      <w:pPr>
        <w:pStyle w:val="Caption"/>
        <w:rPr>
          <w:b w:val="0"/>
          <w:bCs w:val="0"/>
        </w:rPr>
      </w:pPr>
      <w:r>
        <w:rPr>
          <w:lang w:val="fr-FR"/>
        </w:rPr>
        <w:t xml:space="preserve">Operational </w:t>
      </w:r>
      <w:proofErr w:type="gramStart"/>
      <w:r>
        <w:rPr>
          <w:lang w:val="fr-FR"/>
        </w:rPr>
        <w:t>Definitions:</w:t>
      </w:r>
      <w:proofErr w:type="gramEnd"/>
    </w:p>
    <w:p w14:paraId="4510E5CC" w14:textId="5129CC76" w:rsidR="00DC66F6" w:rsidRDefault="00000000">
      <w:pPr>
        <w:pStyle w:val="Default"/>
        <w:numPr>
          <w:ilvl w:val="0"/>
          <w:numId w:val="5"/>
        </w:numPr>
        <w:suppressAutoHyphens/>
        <w:spacing w:before="0" w:after="240" w:line="240" w:lineRule="auto"/>
        <w:rPr>
          <w:rFonts w:ascii="Times Roman" w:hAnsi="Times Roman" w:hint="eastAsia"/>
          <w:sz w:val="24"/>
          <w:szCs w:val="24"/>
        </w:rPr>
      </w:pPr>
      <w:r w:rsidRPr="00C261FB">
        <w:rPr>
          <w:rStyle w:val="Italic"/>
          <w:rFonts w:ascii="Times Roman" w:hAnsi="Times Roman"/>
          <w:b/>
          <w:bCs/>
          <w:sz w:val="24"/>
          <w:szCs w:val="24"/>
        </w:rPr>
        <w:t>Tenant Harassment:</w:t>
      </w:r>
      <w:r>
        <w:rPr>
          <w:rFonts w:ascii="Times Roman" w:hAnsi="Times Roman"/>
          <w:sz w:val="24"/>
          <w:szCs w:val="24"/>
        </w:rPr>
        <w:t xml:space="preserve"> Any pattern of landlord behavior aimed at pressuring tenants to vacate or surrender legal rights, including neglect, service cutoffs, and verbal threat</w:t>
      </w:r>
      <w:r w:rsidR="00C261FB">
        <w:rPr>
          <w:rFonts w:ascii="Times Roman" w:hAnsi="Times Roman"/>
          <w:sz w:val="24"/>
          <w:szCs w:val="24"/>
        </w:rPr>
        <w:t>s</w:t>
      </w:r>
      <w:r>
        <w:rPr>
          <w:rFonts w:ascii="Times Roman" w:hAnsi="Times Roman"/>
          <w:sz w:val="24"/>
          <w:szCs w:val="24"/>
        </w:rPr>
        <w:t xml:space="preserve"> (NYC Housing Maintenance Code § 27-2005).</w:t>
      </w:r>
    </w:p>
    <w:p w14:paraId="344C9921"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sidRPr="00C261FB">
        <w:rPr>
          <w:rStyle w:val="Italic"/>
          <w:rFonts w:ascii="Times Roman" w:hAnsi="Times Roman"/>
          <w:b/>
          <w:bCs/>
          <w:sz w:val="24"/>
          <w:szCs w:val="24"/>
        </w:rPr>
        <w:t>Housing Instability</w:t>
      </w:r>
      <w:r w:rsidRPr="00C261FB">
        <w:rPr>
          <w:rFonts w:ascii="Times Roman" w:hAnsi="Times Roman"/>
          <w:b/>
          <w:bCs/>
          <w:sz w:val="24"/>
          <w:szCs w:val="24"/>
        </w:rPr>
        <w:t>:</w:t>
      </w:r>
      <w:r>
        <w:rPr>
          <w:rFonts w:ascii="Times Roman" w:hAnsi="Times Roman"/>
          <w:sz w:val="24"/>
          <w:szCs w:val="24"/>
        </w:rPr>
        <w:t xml:space="preserve"> A composite index combining eviction threat, court presence, frequent relocations, and utility/service disruptions.</w:t>
      </w:r>
    </w:p>
    <w:p w14:paraId="799B4E8B" w14:textId="1F3F0CA2" w:rsidR="00DC66F6" w:rsidRPr="00C261FB" w:rsidRDefault="00000000">
      <w:pPr>
        <w:pStyle w:val="Default"/>
        <w:numPr>
          <w:ilvl w:val="0"/>
          <w:numId w:val="5"/>
        </w:numPr>
        <w:suppressAutoHyphens/>
        <w:spacing w:before="0" w:after="240" w:line="240" w:lineRule="auto"/>
        <w:rPr>
          <w:rFonts w:ascii="Times Roman" w:hAnsi="Times Roman"/>
          <w:sz w:val="24"/>
          <w:szCs w:val="24"/>
          <w:lang w:val="it-IT"/>
        </w:rPr>
      </w:pPr>
      <w:r w:rsidRPr="00C261FB">
        <w:rPr>
          <w:rStyle w:val="Italic"/>
          <w:rFonts w:ascii="Times Roman" w:hAnsi="Times Roman"/>
          <w:b/>
          <w:bCs/>
          <w:sz w:val="24"/>
          <w:szCs w:val="24"/>
          <w:lang w:val="it-IT"/>
        </w:rPr>
        <w:t>Cognitive Load:</w:t>
      </w:r>
      <w:r>
        <w:rPr>
          <w:rStyle w:val="Italic"/>
          <w:rFonts w:ascii="Times Roman" w:hAnsi="Times Roman"/>
          <w:sz w:val="24"/>
          <w:szCs w:val="24"/>
          <w:lang w:val="it-IT"/>
        </w:rPr>
        <w:t xml:space="preserve"> </w:t>
      </w:r>
      <w:r>
        <w:rPr>
          <w:rFonts w:ascii="Times Roman" w:hAnsi="Times Roman"/>
          <w:sz w:val="24"/>
          <w:szCs w:val="24"/>
        </w:rPr>
        <w:t>Measured through reaction time, task switching accuracy, and memory span decline during standardized tasks under pressure.</w:t>
      </w:r>
    </w:p>
    <w:p w14:paraId="7CE6C759" w14:textId="77777777" w:rsidR="00C261FB" w:rsidRDefault="00C261FB" w:rsidP="00C261FB">
      <w:pPr>
        <w:pStyle w:val="Default"/>
        <w:suppressAutoHyphens/>
        <w:spacing w:before="0" w:after="240" w:line="240" w:lineRule="auto"/>
        <w:ind w:left="1800"/>
        <w:rPr>
          <w:rFonts w:ascii="Times Roman" w:hAnsi="Times Roman" w:hint="eastAsia"/>
          <w:sz w:val="24"/>
          <w:szCs w:val="24"/>
          <w:lang w:val="it-IT"/>
        </w:rPr>
      </w:pPr>
    </w:p>
    <w:p w14:paraId="4E5F2A01" w14:textId="3C7A9FD0" w:rsidR="00DC66F6" w:rsidRDefault="00000000">
      <w:pPr>
        <w:pStyle w:val="Caption"/>
      </w:pPr>
      <w:r>
        <w:t xml:space="preserve">Design Strategy: </w:t>
      </w:r>
    </w:p>
    <w:p w14:paraId="254302F5" w14:textId="25DC53CE" w:rsidR="00C261FB" w:rsidRDefault="00C261FB">
      <w:pPr>
        <w:pStyle w:val="Caption"/>
      </w:pPr>
      <w:r>
        <w:t xml:space="preserve">                                                     </w:t>
      </w:r>
    </w:p>
    <w:p w14:paraId="33DB4E44" w14:textId="77777777" w:rsidR="00DC66F6" w:rsidRDefault="00000000">
      <w:pPr>
        <w:pStyle w:val="Body"/>
      </w:pPr>
      <w:r>
        <w:t xml:space="preserve">This is a </w:t>
      </w:r>
      <w:r>
        <w:rPr>
          <w:rStyle w:val="Emphasis"/>
        </w:rPr>
        <w:t>matched-group cross-sectional observational study,</w:t>
      </w:r>
      <w:r>
        <w:t xml:space="preserve"> pairing tenants exposed to high housing stress with tenants in similar economic brackets but living in stabilized or co-op housing. The design isolates housing-related stress as the variable of interest by controlling for education, income, age, and baseline mental health.</w:t>
      </w:r>
    </w:p>
    <w:p w14:paraId="7F5661BD" w14:textId="77777777" w:rsidR="00DC66F6" w:rsidRDefault="00DC66F6">
      <w:pPr>
        <w:pStyle w:val="Body"/>
      </w:pPr>
    </w:p>
    <w:p w14:paraId="2FF0841A" w14:textId="77777777" w:rsidR="00DC66F6" w:rsidRDefault="00000000">
      <w:pPr>
        <w:pStyle w:val="Caption"/>
        <w:rPr>
          <w:b w:val="0"/>
          <w:bCs w:val="0"/>
        </w:rPr>
      </w:pPr>
      <w:r>
        <w:t>Sampling Framework:</w:t>
      </w:r>
    </w:p>
    <w:p w14:paraId="39089743"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Borough-based stratification across NYC</w:t>
      </w:r>
    </w:p>
    <w:p w14:paraId="199FB990" w14:textId="6A831C12"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Tenants recruited from legal aid intake lists, HPD databases, and co-op</w:t>
      </w:r>
      <w:r w:rsidR="00C261FB">
        <w:rPr>
          <w:rFonts w:ascii="Times Roman" w:hAnsi="Times Roman"/>
          <w:sz w:val="24"/>
          <w:szCs w:val="24"/>
        </w:rPr>
        <w:t xml:space="preserve"> registries</w:t>
      </w:r>
      <w:r w:rsidR="00C261FB">
        <w:rPr>
          <w:rFonts w:ascii="Times Roman" w:hAnsi="Times Roman" w:hint="eastAsia"/>
          <w:sz w:val="24"/>
          <w:szCs w:val="24"/>
        </w:rPr>
        <w:t>.</w:t>
      </w:r>
    </w:p>
    <w:p w14:paraId="1F9E8316" w14:textId="77777777" w:rsidR="00DC66F6" w:rsidRDefault="00000000">
      <w:pPr>
        <w:pStyle w:val="Default"/>
        <w:numPr>
          <w:ilvl w:val="0"/>
          <w:numId w:val="5"/>
        </w:numPr>
        <w:suppressAutoHyphens/>
        <w:spacing w:before="0" w:after="240" w:line="240" w:lineRule="auto"/>
        <w:rPr>
          <w:rFonts w:ascii="Times Roman" w:hAnsi="Times Roman"/>
          <w:sz w:val="24"/>
          <w:szCs w:val="24"/>
        </w:rPr>
      </w:pPr>
      <w:r>
        <w:rPr>
          <w:rFonts w:ascii="Times Roman" w:hAnsi="Times Roman"/>
          <w:sz w:val="24"/>
          <w:szCs w:val="24"/>
        </w:rPr>
        <w:t>Sample Size: N = 300</w:t>
      </w:r>
    </w:p>
    <w:p w14:paraId="15110EC2" w14:textId="77777777" w:rsidR="00C261FB" w:rsidRDefault="00C261FB" w:rsidP="00C261FB">
      <w:pPr>
        <w:pStyle w:val="Default"/>
        <w:suppressAutoHyphens/>
        <w:spacing w:before="0" w:after="240" w:line="240" w:lineRule="auto"/>
        <w:ind w:left="1800"/>
        <w:rPr>
          <w:rFonts w:ascii="Times Roman" w:hAnsi="Times Roman" w:hint="eastAsia"/>
          <w:sz w:val="24"/>
          <w:szCs w:val="24"/>
        </w:rPr>
      </w:pPr>
    </w:p>
    <w:p w14:paraId="1F179832" w14:textId="77777777" w:rsidR="00DC66F6"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b/>
          <w:bCs/>
          <w:sz w:val="24"/>
          <w:szCs w:val="24"/>
        </w:rPr>
        <w:t>Deductive Logic:</w:t>
      </w:r>
    </w:p>
    <w:p w14:paraId="6736684A"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If housing instability uniquely impairs executive function, high-harassment tenants will show statistically lower performance on cognitive assessments.</w:t>
      </w:r>
    </w:p>
    <w:p w14:paraId="2D4BCC94"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If general poverty explains the impairments, cognitive outcomes will track with income, not housing data.</w:t>
      </w:r>
    </w:p>
    <w:p w14:paraId="4FF4209B"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If legal or social support </w:t>
      </w:r>
      <w:proofErr w:type="gramStart"/>
      <w:r>
        <w:rPr>
          <w:rFonts w:ascii="Times Roman" w:hAnsi="Times Roman"/>
          <w:sz w:val="24"/>
          <w:szCs w:val="24"/>
        </w:rPr>
        <w:t>moderates</w:t>
      </w:r>
      <w:proofErr w:type="gramEnd"/>
      <w:r>
        <w:rPr>
          <w:rFonts w:ascii="Times Roman" w:hAnsi="Times Roman"/>
          <w:sz w:val="24"/>
          <w:szCs w:val="24"/>
        </w:rPr>
        <w:t xml:space="preserve"> effects, cognitive impairments will be lower in supported high-stress tenants versus unsupported ones.</w:t>
      </w:r>
    </w:p>
    <w:p w14:paraId="6393C827" w14:textId="77777777" w:rsidR="00DC66F6" w:rsidRDefault="00DC66F6">
      <w:pPr>
        <w:pStyle w:val="Default"/>
        <w:suppressAutoHyphens/>
        <w:spacing w:before="0" w:line="240" w:lineRule="auto"/>
        <w:rPr>
          <w:rFonts w:ascii="Times Roman" w:eastAsia="Times Roman" w:hAnsi="Times Roman" w:cs="Times Roman"/>
          <w:color w:val="808080"/>
          <w:sz w:val="24"/>
          <w:szCs w:val="24"/>
        </w:rPr>
      </w:pPr>
    </w:p>
    <w:p w14:paraId="377264F3" w14:textId="77777777" w:rsidR="00DC66F6" w:rsidRDefault="00DC66F6">
      <w:pPr>
        <w:pStyle w:val="Body"/>
      </w:pPr>
    </w:p>
    <w:p w14:paraId="3A977D84" w14:textId="77777777" w:rsidR="00DC66F6" w:rsidRDefault="00000000" w:rsidP="00B84DBF">
      <w:pPr>
        <w:pStyle w:val="Heading"/>
      </w:pPr>
      <w:r>
        <w:t>IV. Methods (M)</w:t>
      </w:r>
    </w:p>
    <w:p w14:paraId="60B7167B" w14:textId="77777777" w:rsidR="00DC66F6" w:rsidRDefault="00DC66F6">
      <w:pPr>
        <w:pStyle w:val="Caption"/>
      </w:pPr>
    </w:p>
    <w:p w14:paraId="6AE64B3E" w14:textId="77777777" w:rsidR="00DC66F6" w:rsidRDefault="00000000">
      <w:pPr>
        <w:pStyle w:val="Caption"/>
      </w:pPr>
      <w:r>
        <w:t>Study Design:</w:t>
      </w:r>
      <w:r>
        <w:br/>
      </w:r>
    </w:p>
    <w:p w14:paraId="1FE16C35" w14:textId="77777777" w:rsidR="00DC66F6" w:rsidRDefault="00000000">
      <w:pPr>
        <w:pStyle w:val="Body"/>
      </w:pPr>
      <w:r>
        <w:t>This cross-sectional observational study will compare cognitive performance across three matched tenant groups in New York City:</w:t>
      </w:r>
    </w:p>
    <w:p w14:paraId="2600E946" w14:textId="77777777" w:rsidR="00DC66F6" w:rsidRDefault="00DC66F6">
      <w:pPr>
        <w:pStyle w:val="Body"/>
      </w:pPr>
    </w:p>
    <w:p w14:paraId="0C01E8DE" w14:textId="77777777" w:rsidR="00DC66F6" w:rsidRDefault="00000000">
      <w:pPr>
        <w:pStyle w:val="Body"/>
        <w:numPr>
          <w:ilvl w:val="0"/>
          <w:numId w:val="8"/>
        </w:numPr>
      </w:pPr>
      <w:r>
        <w:t xml:space="preserve">Tenants currently experiencing legally documented </w:t>
      </w:r>
      <w:proofErr w:type="gramStart"/>
      <w:r>
        <w:t>harassment</w:t>
      </w:r>
      <w:proofErr w:type="gramEnd"/>
    </w:p>
    <w:p w14:paraId="404F363C" w14:textId="77777777" w:rsidR="00DC66F6" w:rsidRDefault="00DC66F6">
      <w:pPr>
        <w:pStyle w:val="Body"/>
      </w:pPr>
    </w:p>
    <w:p w14:paraId="39E06E5E" w14:textId="77777777" w:rsidR="00DC66F6" w:rsidRDefault="00000000">
      <w:pPr>
        <w:pStyle w:val="Body"/>
        <w:numPr>
          <w:ilvl w:val="0"/>
          <w:numId w:val="8"/>
        </w:numPr>
      </w:pPr>
      <w:r>
        <w:t>Tenants in high-violation buildings (but not in legal dispute)</w:t>
      </w:r>
    </w:p>
    <w:p w14:paraId="71F6EC6E" w14:textId="77777777" w:rsidR="00DC66F6" w:rsidRDefault="00DC66F6">
      <w:pPr>
        <w:pStyle w:val="Body"/>
      </w:pPr>
    </w:p>
    <w:p w14:paraId="28D92176" w14:textId="77777777" w:rsidR="00DC66F6" w:rsidRDefault="00000000">
      <w:pPr>
        <w:pStyle w:val="Body"/>
        <w:numPr>
          <w:ilvl w:val="0"/>
          <w:numId w:val="8"/>
        </w:numPr>
      </w:pPr>
      <w:r>
        <w:t>Tenants in stable housing conditions (e.g., affordable co-ops or long-term NYCHA residents)</w:t>
      </w:r>
    </w:p>
    <w:p w14:paraId="2CE57C1E" w14:textId="77777777" w:rsidR="00DC66F6" w:rsidRDefault="00DC66F6">
      <w:pPr>
        <w:pStyle w:val="Body"/>
      </w:pPr>
    </w:p>
    <w:p w14:paraId="7AD752FA" w14:textId="77777777" w:rsidR="00DC66F6" w:rsidRDefault="00000000">
      <w:pPr>
        <w:pStyle w:val="Caption"/>
      </w:pPr>
      <w:r>
        <w:t>Data Collection Methods:</w:t>
      </w:r>
    </w:p>
    <w:p w14:paraId="319736FC" w14:textId="77777777" w:rsidR="00DC66F6" w:rsidRDefault="00DC66F6">
      <w:pPr>
        <w:pStyle w:val="Caption"/>
        <w:rPr>
          <w:b w:val="0"/>
          <w:bCs w:val="0"/>
        </w:rPr>
      </w:pPr>
    </w:p>
    <w:p w14:paraId="11252642"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b/>
          <w:bCs/>
          <w:sz w:val="24"/>
          <w:szCs w:val="24"/>
        </w:rPr>
        <w:t>Recruitment</w:t>
      </w:r>
      <w:r>
        <w:rPr>
          <w:rFonts w:ascii="Times Roman" w:hAnsi="Times Roman"/>
          <w:sz w:val="24"/>
          <w:szCs w:val="24"/>
        </w:rPr>
        <w:t xml:space="preserve"> through partnerships with tenant advocacy organizations, legal service providers, and the NYC Department of Housing Preservation and Development (HPD).</w:t>
      </w:r>
    </w:p>
    <w:p w14:paraId="59397B1B"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b/>
          <w:bCs/>
          <w:sz w:val="24"/>
          <w:szCs w:val="24"/>
        </w:rPr>
        <w:t>Cognitive testing</w:t>
      </w:r>
      <w:r>
        <w:rPr>
          <w:rFonts w:ascii="Times Roman" w:hAnsi="Times Roman"/>
          <w:sz w:val="24"/>
          <w:szCs w:val="24"/>
        </w:rPr>
        <w:t xml:space="preserve"> using standardized instruments (digit span, N-back, Stroop, Iowa Gambling Task) conducted in mobile testing labs, community centers, or via secure digital platforms for accessibility.</w:t>
      </w:r>
    </w:p>
    <w:p w14:paraId="0D349F71"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b/>
          <w:bCs/>
          <w:sz w:val="24"/>
          <w:szCs w:val="24"/>
        </w:rPr>
        <w:t>Survey Instruments</w:t>
      </w:r>
      <w:r>
        <w:rPr>
          <w:rFonts w:ascii="Times Roman" w:hAnsi="Times Roman"/>
          <w:sz w:val="24"/>
          <w:szCs w:val="24"/>
        </w:rPr>
        <w:t xml:space="preserve"> to assess stress exposure, housing history, legal knowledge, and access to resources.</w:t>
      </w:r>
    </w:p>
    <w:p w14:paraId="36D5635B" w14:textId="77777777" w:rsidR="00DC66F6" w:rsidRPr="00C261FB" w:rsidRDefault="00000000">
      <w:pPr>
        <w:pStyle w:val="Default"/>
        <w:numPr>
          <w:ilvl w:val="0"/>
          <w:numId w:val="5"/>
        </w:numPr>
        <w:suppressAutoHyphens/>
        <w:spacing w:before="0" w:after="240" w:line="240" w:lineRule="auto"/>
        <w:rPr>
          <w:rFonts w:ascii="Times Roman" w:hAnsi="Times Roman"/>
          <w:sz w:val="24"/>
          <w:szCs w:val="24"/>
          <w:lang w:val="de-DE"/>
        </w:rPr>
      </w:pPr>
      <w:r>
        <w:rPr>
          <w:rFonts w:ascii="Times Roman" w:hAnsi="Times Roman"/>
          <w:b/>
          <w:bCs/>
          <w:sz w:val="24"/>
          <w:szCs w:val="24"/>
          <w:lang w:val="de-DE"/>
        </w:rPr>
        <w:t>Administrative Data</w:t>
      </w:r>
      <w:r>
        <w:rPr>
          <w:rFonts w:ascii="Times Roman" w:hAnsi="Times Roman"/>
          <w:sz w:val="24"/>
          <w:szCs w:val="24"/>
        </w:rPr>
        <w:t xml:space="preserve"> merged from HPD, DOITT (311), NYC Housing Court, and ACS 5-year data.</w:t>
      </w:r>
    </w:p>
    <w:p w14:paraId="4280B85A" w14:textId="77777777" w:rsidR="00C261FB" w:rsidRDefault="00C261FB" w:rsidP="00C261FB">
      <w:pPr>
        <w:pStyle w:val="Default"/>
        <w:suppressAutoHyphens/>
        <w:spacing w:before="0" w:after="240" w:line="240" w:lineRule="auto"/>
        <w:ind w:left="1800"/>
        <w:rPr>
          <w:rFonts w:ascii="Times Roman" w:hAnsi="Times Roman" w:hint="eastAsia"/>
          <w:sz w:val="24"/>
          <w:szCs w:val="24"/>
          <w:lang w:val="de-DE"/>
        </w:rPr>
      </w:pPr>
    </w:p>
    <w:p w14:paraId="33516177" w14:textId="77777777" w:rsidR="00DC66F6" w:rsidRDefault="00000000">
      <w:pPr>
        <w:pStyle w:val="Caption"/>
        <w:rPr>
          <w:b w:val="0"/>
          <w:bCs w:val="0"/>
        </w:rPr>
      </w:pPr>
      <w:r>
        <w:t>Key Measures:</w:t>
      </w:r>
    </w:p>
    <w:p w14:paraId="5414F00A"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Stressor composite index (number of violations, legal filings, 311 calls)</w:t>
      </w:r>
    </w:p>
    <w:p w14:paraId="4249995B"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Rent burden </w:t>
      </w:r>
      <w:proofErr w:type="gramStart"/>
      <w:r>
        <w:rPr>
          <w:rFonts w:ascii="Times Roman" w:hAnsi="Times Roman"/>
          <w:sz w:val="24"/>
          <w:szCs w:val="24"/>
        </w:rPr>
        <w:t>ratio</w:t>
      </w:r>
      <w:proofErr w:type="gramEnd"/>
    </w:p>
    <w:p w14:paraId="1C8D1D37"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Self-reported cognitive difficulty in daily functioning (e.g., missed appointments, difficulty focusing, forgetting steps in legal paperwork)</w:t>
      </w:r>
    </w:p>
    <w:p w14:paraId="6CA682B2" w14:textId="77777777" w:rsidR="00DC66F6" w:rsidRDefault="00000000">
      <w:pPr>
        <w:pStyle w:val="Default"/>
        <w:numPr>
          <w:ilvl w:val="0"/>
          <w:numId w:val="5"/>
        </w:numPr>
        <w:suppressAutoHyphens/>
        <w:spacing w:before="0" w:after="240" w:line="240" w:lineRule="auto"/>
        <w:rPr>
          <w:rFonts w:ascii="Times Roman" w:hAnsi="Times Roman"/>
          <w:sz w:val="24"/>
          <w:szCs w:val="24"/>
        </w:rPr>
      </w:pPr>
      <w:r>
        <w:rPr>
          <w:rFonts w:ascii="Times Roman" w:hAnsi="Times Roman"/>
          <w:sz w:val="24"/>
          <w:szCs w:val="24"/>
        </w:rPr>
        <w:t>Executive function task scores (accuracy, latency, decision quality)</w:t>
      </w:r>
    </w:p>
    <w:p w14:paraId="64D79E7F" w14:textId="77777777" w:rsidR="00C261FB" w:rsidRDefault="00C261FB" w:rsidP="00C261FB">
      <w:pPr>
        <w:pStyle w:val="Default"/>
        <w:suppressAutoHyphens/>
        <w:spacing w:before="0" w:after="240" w:line="240" w:lineRule="auto"/>
        <w:ind w:left="1800"/>
        <w:rPr>
          <w:rFonts w:ascii="Times Roman" w:hAnsi="Times Roman" w:hint="eastAsia"/>
          <w:sz w:val="24"/>
          <w:szCs w:val="24"/>
        </w:rPr>
      </w:pPr>
    </w:p>
    <w:p w14:paraId="4AF0DDF3" w14:textId="77777777" w:rsidR="00DC66F6" w:rsidRDefault="00000000">
      <w:pPr>
        <w:pStyle w:val="Caption"/>
        <w:rPr>
          <w:b w:val="0"/>
          <w:bCs w:val="0"/>
        </w:rPr>
      </w:pPr>
      <w:r>
        <w:lastRenderedPageBreak/>
        <w:t>Ethical Protocols:</w:t>
      </w:r>
    </w:p>
    <w:p w14:paraId="157F93B7" w14:textId="157926D5"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Informed consent detailing risks of </w:t>
      </w:r>
      <w:r w:rsidR="00C261FB">
        <w:rPr>
          <w:rFonts w:ascii="Times Roman" w:hAnsi="Times Roman"/>
          <w:sz w:val="24"/>
          <w:szCs w:val="24"/>
        </w:rPr>
        <w:t>re-traumatization</w:t>
      </w:r>
      <w:r>
        <w:rPr>
          <w:rFonts w:ascii="Times Roman" w:hAnsi="Times Roman"/>
          <w:sz w:val="24"/>
          <w:szCs w:val="24"/>
        </w:rPr>
        <w:t xml:space="preserve"> and offering referrals to mental health </w:t>
      </w:r>
      <w:proofErr w:type="gramStart"/>
      <w:r>
        <w:rPr>
          <w:rFonts w:ascii="Times Roman" w:hAnsi="Times Roman"/>
          <w:sz w:val="24"/>
          <w:szCs w:val="24"/>
        </w:rPr>
        <w:t>services</w:t>
      </w:r>
      <w:proofErr w:type="gramEnd"/>
    </w:p>
    <w:p w14:paraId="5A527E30"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IRB application submitted via CUNY research ethics </w:t>
      </w:r>
      <w:proofErr w:type="gramStart"/>
      <w:r>
        <w:rPr>
          <w:rFonts w:ascii="Times Roman" w:hAnsi="Times Roman"/>
          <w:sz w:val="24"/>
          <w:szCs w:val="24"/>
        </w:rPr>
        <w:t>portal</w:t>
      </w:r>
      <w:proofErr w:type="gramEnd"/>
    </w:p>
    <w:p w14:paraId="29BFE5CF" w14:textId="77777777" w:rsidR="00DC66F6" w:rsidRDefault="00000000">
      <w:pPr>
        <w:pStyle w:val="Default"/>
        <w:numPr>
          <w:ilvl w:val="0"/>
          <w:numId w:val="5"/>
        </w:numPr>
        <w:suppressAutoHyphens/>
        <w:spacing w:before="0" w:after="240" w:line="240" w:lineRule="auto"/>
        <w:rPr>
          <w:rFonts w:ascii="Times Roman" w:hAnsi="Times Roman"/>
          <w:sz w:val="24"/>
          <w:szCs w:val="24"/>
        </w:rPr>
      </w:pPr>
      <w:r>
        <w:rPr>
          <w:rFonts w:ascii="Times Roman" w:hAnsi="Times Roman"/>
          <w:sz w:val="24"/>
          <w:szCs w:val="24"/>
        </w:rPr>
        <w:t>Secure anonymization of participant identities and all housing/legal records</w:t>
      </w:r>
    </w:p>
    <w:p w14:paraId="756236D6" w14:textId="221C0DDF" w:rsidR="00C261FB" w:rsidRDefault="00C261FB" w:rsidP="00C261FB">
      <w:pPr>
        <w:pStyle w:val="Default"/>
        <w:suppressAutoHyphens/>
        <w:spacing w:before="0" w:after="240" w:line="240" w:lineRule="auto"/>
        <w:ind w:left="1440"/>
        <w:rPr>
          <w:rFonts w:ascii="Times Roman" w:hAnsi="Times Roman" w:hint="eastAsia"/>
          <w:sz w:val="24"/>
          <w:szCs w:val="24"/>
        </w:rPr>
      </w:pPr>
    </w:p>
    <w:p w14:paraId="41DFFF08" w14:textId="77777777" w:rsidR="00DC66F6" w:rsidRDefault="00000000">
      <w:pPr>
        <w:pStyle w:val="Caption"/>
        <w:rPr>
          <w:b w:val="0"/>
          <w:bCs w:val="0"/>
        </w:rPr>
      </w:pPr>
      <w:r>
        <w:t>Data Analysis Plan:</w:t>
      </w:r>
    </w:p>
    <w:p w14:paraId="49479EA9"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Descriptive statistics comparing demographic and cognitive baselines by </w:t>
      </w:r>
      <w:proofErr w:type="gramStart"/>
      <w:r>
        <w:rPr>
          <w:rFonts w:ascii="Times Roman" w:hAnsi="Times Roman"/>
          <w:sz w:val="24"/>
          <w:szCs w:val="24"/>
        </w:rPr>
        <w:t>group</w:t>
      </w:r>
      <w:proofErr w:type="gramEnd"/>
    </w:p>
    <w:p w14:paraId="5B9EA18B"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Multivariate regression modeling to assess housing stress impact on cognitive outcomes, controlling for education, income, mental health </w:t>
      </w:r>
      <w:proofErr w:type="gramStart"/>
      <w:r>
        <w:rPr>
          <w:rFonts w:ascii="Times Roman" w:hAnsi="Times Roman"/>
          <w:sz w:val="24"/>
          <w:szCs w:val="24"/>
        </w:rPr>
        <w:t>history</w:t>
      </w:r>
      <w:proofErr w:type="gramEnd"/>
    </w:p>
    <w:p w14:paraId="6FA83DC4"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Mediation and moderation tests (e.g., Does legal aid moderate the effect of harassment on executive function?)</w:t>
      </w:r>
    </w:p>
    <w:p w14:paraId="2456741A" w14:textId="77777777" w:rsidR="00DC66F6" w:rsidRDefault="00000000">
      <w:pPr>
        <w:pStyle w:val="Default"/>
        <w:numPr>
          <w:ilvl w:val="0"/>
          <w:numId w:val="5"/>
        </w:numPr>
        <w:suppressAutoHyphens/>
        <w:spacing w:before="0" w:after="240" w:line="240" w:lineRule="auto"/>
        <w:rPr>
          <w:rFonts w:ascii="Times Roman" w:hAnsi="Times Roman"/>
          <w:sz w:val="24"/>
          <w:szCs w:val="24"/>
        </w:rPr>
      </w:pPr>
      <w:r>
        <w:rPr>
          <w:rFonts w:ascii="Times Roman" w:hAnsi="Times Roman"/>
          <w:sz w:val="24"/>
          <w:szCs w:val="24"/>
        </w:rPr>
        <w:t xml:space="preserve">Sensitivity analysis to </w:t>
      </w:r>
      <w:proofErr w:type="gramStart"/>
      <w:r>
        <w:rPr>
          <w:rFonts w:ascii="Times Roman" w:hAnsi="Times Roman"/>
          <w:sz w:val="24"/>
          <w:szCs w:val="24"/>
        </w:rPr>
        <w:t>test</w:t>
      </w:r>
      <w:proofErr w:type="gramEnd"/>
      <w:r>
        <w:rPr>
          <w:rFonts w:ascii="Times Roman" w:hAnsi="Times Roman"/>
          <w:sz w:val="24"/>
          <w:szCs w:val="24"/>
        </w:rPr>
        <w:t xml:space="preserve"> alternative explanations from Section II</w:t>
      </w:r>
    </w:p>
    <w:p w14:paraId="16BFDFD0" w14:textId="77777777" w:rsidR="0034620F" w:rsidRDefault="0034620F" w:rsidP="0034620F">
      <w:pPr>
        <w:pStyle w:val="Default"/>
        <w:suppressAutoHyphens/>
        <w:spacing w:before="0" w:after="240" w:line="240" w:lineRule="auto"/>
        <w:ind w:left="1800"/>
        <w:rPr>
          <w:rFonts w:ascii="Times Roman" w:hAnsi="Times Roman" w:hint="eastAsia"/>
          <w:sz w:val="24"/>
          <w:szCs w:val="24"/>
        </w:rPr>
      </w:pPr>
    </w:p>
    <w:p w14:paraId="23B0D281" w14:textId="77777777" w:rsidR="00DC66F6" w:rsidRDefault="00000000">
      <w:pPr>
        <w:pStyle w:val="Caption"/>
      </w:pPr>
      <w:r>
        <w:t>Study Limitations:</w:t>
      </w:r>
    </w:p>
    <w:p w14:paraId="51885629" w14:textId="77777777" w:rsidR="00DC66F6" w:rsidRDefault="00DC66F6">
      <w:pPr>
        <w:pStyle w:val="Caption"/>
        <w:rPr>
          <w:b w:val="0"/>
          <w:bCs w:val="0"/>
        </w:rPr>
      </w:pPr>
    </w:p>
    <w:p w14:paraId="765E3EAE" w14:textId="5D57B6A6" w:rsidR="00DC66F6" w:rsidRDefault="00000000">
      <w:pPr>
        <w:pStyle w:val="Default"/>
        <w:numPr>
          <w:ilvl w:val="0"/>
          <w:numId w:val="7"/>
        </w:numPr>
        <w:suppressAutoHyphens/>
        <w:spacing w:before="0" w:after="240" w:line="240" w:lineRule="auto"/>
        <w:rPr>
          <w:rFonts w:ascii="Times Roman" w:hAnsi="Times Roman" w:hint="eastAsia"/>
          <w:sz w:val="24"/>
          <w:szCs w:val="24"/>
        </w:rPr>
      </w:pPr>
      <w:r>
        <w:rPr>
          <w:rFonts w:ascii="Times Roman" w:hAnsi="Times Roman"/>
          <w:sz w:val="24"/>
          <w:szCs w:val="24"/>
        </w:rPr>
        <w:t xml:space="preserve">Self-selection bias may limit </w:t>
      </w:r>
      <w:del w:id="0" w:author="Seth Foss" w:date="2025-05-22T12:54:00Z" w16du:dateUtc="2025-05-22T16:54:00Z">
        <w:r w:rsidDel="0034620F">
          <w:rPr>
            <w:rFonts w:ascii="Times Roman" w:hAnsi="Times Roman"/>
            <w:sz w:val="24"/>
            <w:szCs w:val="24"/>
          </w:rPr>
          <w:delText>generalizability</w:delText>
        </w:r>
      </w:del>
      <w:ins w:id="1" w:author="Seth Foss" w:date="2025-05-22T12:54:00Z" w16du:dateUtc="2025-05-22T16:54:00Z">
        <w:r w:rsidR="0034620F">
          <w:rPr>
            <w:rFonts w:ascii="Times Roman" w:hAnsi="Times Roman"/>
            <w:sz w:val="24"/>
            <w:szCs w:val="24"/>
          </w:rPr>
          <w:t>generalizability</w:t>
        </w:r>
        <w:r w:rsidR="0034620F">
          <w:rPr>
            <w:rFonts w:ascii="Times Roman" w:hAnsi="Times Roman" w:hint="eastAsia"/>
            <w:sz w:val="24"/>
            <w:szCs w:val="24"/>
          </w:rPr>
          <w:t>.</w:t>
        </w:r>
      </w:ins>
    </w:p>
    <w:p w14:paraId="1897869C" w14:textId="22ACF20A" w:rsidR="00DC66F6" w:rsidRDefault="00000000">
      <w:pPr>
        <w:pStyle w:val="Default"/>
        <w:numPr>
          <w:ilvl w:val="0"/>
          <w:numId w:val="7"/>
        </w:numPr>
        <w:suppressAutoHyphens/>
        <w:spacing w:before="0" w:after="240" w:line="240" w:lineRule="auto"/>
        <w:rPr>
          <w:rFonts w:ascii="Times Roman" w:hAnsi="Times Roman" w:hint="eastAsia"/>
          <w:sz w:val="24"/>
          <w:szCs w:val="24"/>
        </w:rPr>
      </w:pPr>
      <w:r>
        <w:rPr>
          <w:rFonts w:ascii="Times Roman" w:hAnsi="Times Roman"/>
          <w:sz w:val="24"/>
          <w:szCs w:val="24"/>
        </w:rPr>
        <w:t xml:space="preserve">Cross-sectional design cannot prove causality but can identify correlations worthy of longitudinal </w:t>
      </w:r>
      <w:del w:id="2" w:author="Seth Foss" w:date="2025-05-22T12:54:00Z" w16du:dateUtc="2025-05-22T16:54:00Z">
        <w:r w:rsidDel="0034620F">
          <w:rPr>
            <w:rFonts w:ascii="Times Roman" w:hAnsi="Times Roman"/>
            <w:sz w:val="24"/>
            <w:szCs w:val="24"/>
          </w:rPr>
          <w:delText>follow-up</w:delText>
        </w:r>
      </w:del>
      <w:ins w:id="3" w:author="Seth Foss" w:date="2025-05-22T12:54:00Z" w16du:dateUtc="2025-05-22T16:54:00Z">
        <w:r w:rsidR="0034620F">
          <w:rPr>
            <w:rFonts w:ascii="Times Roman" w:hAnsi="Times Roman"/>
            <w:sz w:val="24"/>
            <w:szCs w:val="24"/>
          </w:rPr>
          <w:t>follow-up</w:t>
        </w:r>
        <w:r w:rsidR="0034620F">
          <w:rPr>
            <w:rFonts w:ascii="Times Roman" w:hAnsi="Times Roman" w:hint="eastAsia"/>
            <w:sz w:val="24"/>
            <w:szCs w:val="24"/>
          </w:rPr>
          <w:t>.</w:t>
        </w:r>
      </w:ins>
    </w:p>
    <w:p w14:paraId="204615C4" w14:textId="45325878" w:rsidR="0034620F" w:rsidRPr="0034620F" w:rsidRDefault="00000000" w:rsidP="0034620F">
      <w:pPr>
        <w:pStyle w:val="Default"/>
        <w:numPr>
          <w:ilvl w:val="0"/>
          <w:numId w:val="7"/>
        </w:numPr>
        <w:suppressAutoHyphens/>
        <w:spacing w:before="0" w:after="240" w:line="240" w:lineRule="auto"/>
        <w:rPr>
          <w:rFonts w:ascii="Times Roman" w:hAnsi="Times Roman" w:hint="eastAsia"/>
          <w:sz w:val="24"/>
          <w:szCs w:val="24"/>
        </w:rPr>
      </w:pPr>
      <w:r>
        <w:rPr>
          <w:rFonts w:ascii="Times Roman" w:hAnsi="Times Roman"/>
          <w:sz w:val="24"/>
          <w:szCs w:val="24"/>
        </w:rPr>
        <w:t>Legal documentation of harassment may underreport actual exposure levels</w:t>
      </w:r>
      <w:ins w:id="4" w:author="Seth Foss" w:date="2025-05-22T12:55:00Z" w16du:dateUtc="2025-05-22T16:55:00Z">
        <w:r w:rsidR="0034620F">
          <w:rPr>
            <w:rFonts w:ascii="Times Roman" w:hAnsi="Times Roman"/>
            <w:sz w:val="24"/>
            <w:szCs w:val="24"/>
          </w:rPr>
          <w:t>=</w:t>
        </w:r>
      </w:ins>
    </w:p>
    <w:p w14:paraId="7A2B708A" w14:textId="77777777" w:rsidR="00DC66F6" w:rsidRDefault="00000000" w:rsidP="00B84DBF">
      <w:pPr>
        <w:pStyle w:val="Heading"/>
      </w:pPr>
      <w:r>
        <w:t>V. Results</w:t>
      </w:r>
      <w:del w:id="5" w:author="Seth Foss" w:date="2025-05-22T12:55:00Z" w16du:dateUtc="2025-05-22T16:55:00Z">
        <w:r w:rsidDel="0034620F">
          <w:delText xml:space="preserve"> </w:delText>
        </w:r>
      </w:del>
      <w:r>
        <w:t xml:space="preserve">(R) </w:t>
      </w:r>
    </w:p>
    <w:p w14:paraId="6F8967C6" w14:textId="77777777" w:rsidR="00DC66F6" w:rsidRDefault="00DC66F6">
      <w:pPr>
        <w:pStyle w:val="Body"/>
      </w:pPr>
    </w:p>
    <w:p w14:paraId="055F0AB3" w14:textId="77777777" w:rsidR="00DC66F6" w:rsidRDefault="00000000">
      <w:pPr>
        <w:pStyle w:val="Caption"/>
      </w:pPr>
      <w:r>
        <w:t>Anticipated Outcomes (Based on Literature and Preliminary Analysis):</w:t>
      </w:r>
    </w:p>
    <w:p w14:paraId="2A2A1A91" w14:textId="77777777" w:rsidR="00DC66F6" w:rsidRDefault="00DC66F6">
      <w:pPr>
        <w:pStyle w:val="Caption"/>
        <w:rPr>
          <w:b w:val="0"/>
          <w:bCs w:val="0"/>
        </w:rPr>
      </w:pPr>
    </w:p>
    <w:p w14:paraId="2C4A0697" w14:textId="77777777" w:rsidR="00DC66F6" w:rsidRDefault="00000000">
      <w:pPr>
        <w:pStyle w:val="Body"/>
        <w:numPr>
          <w:ilvl w:val="0"/>
          <w:numId w:val="10"/>
        </w:numPr>
      </w:pPr>
      <w:r>
        <w:rPr>
          <w:b/>
          <w:bCs/>
        </w:rPr>
        <w:t xml:space="preserve">Tenants with </w:t>
      </w:r>
      <w:proofErr w:type="gramStart"/>
      <w:r>
        <w:rPr>
          <w:b/>
          <w:bCs/>
        </w:rPr>
        <w:t>high levels</w:t>
      </w:r>
      <w:proofErr w:type="gramEnd"/>
      <w:r>
        <w:rPr>
          <w:b/>
          <w:bCs/>
        </w:rPr>
        <w:t xml:space="preserve"> of documented harassment and housing instability</w:t>
      </w:r>
      <w:r>
        <w:t xml:space="preserve"> (e.g., repeated HPD violations, multiple court adjournments, or frequent 311 complaints) are expected to demonstrate:</w:t>
      </w:r>
    </w:p>
    <w:p w14:paraId="2EEBA77F" w14:textId="77777777" w:rsidR="00DC66F6" w:rsidRDefault="00DC66F6">
      <w:pPr>
        <w:pStyle w:val="Body"/>
      </w:pPr>
    </w:p>
    <w:p w14:paraId="21858868" w14:textId="77777777" w:rsidR="00DC66F6" w:rsidRDefault="00000000">
      <w:pPr>
        <w:pStyle w:val="Body"/>
        <w:numPr>
          <w:ilvl w:val="2"/>
          <w:numId w:val="5"/>
        </w:numPr>
        <w:spacing w:line="312" w:lineRule="auto"/>
      </w:pPr>
      <w:r>
        <w:lastRenderedPageBreak/>
        <w:t>Lower working memory capacity (shorter digit spans, lower N-back scores)</w:t>
      </w:r>
    </w:p>
    <w:p w14:paraId="1ACECC62" w14:textId="77777777" w:rsidR="00DC66F6" w:rsidRDefault="00000000">
      <w:pPr>
        <w:pStyle w:val="Body"/>
        <w:numPr>
          <w:ilvl w:val="2"/>
          <w:numId w:val="5"/>
        </w:numPr>
        <w:spacing w:line="312" w:lineRule="auto"/>
      </w:pPr>
      <w:r>
        <w:t>Reduced decision-making efficiency (riskier or less consistent responses in the Iowa Gambling Task)</w:t>
      </w:r>
    </w:p>
    <w:p w14:paraId="0A8393D6" w14:textId="77777777" w:rsidR="00DC66F6" w:rsidRDefault="00000000">
      <w:pPr>
        <w:pStyle w:val="Body"/>
        <w:numPr>
          <w:ilvl w:val="2"/>
          <w:numId w:val="5"/>
        </w:numPr>
        <w:spacing w:line="312" w:lineRule="auto"/>
      </w:pPr>
      <w:r>
        <w:t>Slower response times and higher error rates on inhibition tasks (Stroop)</w:t>
      </w:r>
    </w:p>
    <w:p w14:paraId="74CB301C" w14:textId="77777777" w:rsidR="00DC66F6" w:rsidRDefault="00000000">
      <w:pPr>
        <w:pStyle w:val="Body"/>
        <w:numPr>
          <w:ilvl w:val="2"/>
          <w:numId w:val="5"/>
        </w:numPr>
        <w:spacing w:line="312" w:lineRule="auto"/>
      </w:pPr>
      <w:r>
        <w:t>Increased subjective stress and cognitive fatigue on standardized self-</w:t>
      </w:r>
      <w:proofErr w:type="gramStart"/>
      <w:r>
        <w:t>reports</w:t>
      </w:r>
      <w:proofErr w:type="gramEnd"/>
    </w:p>
    <w:p w14:paraId="3201AB4B" w14:textId="77777777" w:rsidR="00DC66F6" w:rsidRDefault="00DC66F6">
      <w:pPr>
        <w:pStyle w:val="Body"/>
        <w:spacing w:line="312" w:lineRule="auto"/>
      </w:pPr>
    </w:p>
    <w:p w14:paraId="05151F29" w14:textId="77777777" w:rsidR="00DC66F6" w:rsidRDefault="00000000">
      <w:pPr>
        <w:pStyle w:val="Body"/>
        <w:numPr>
          <w:ilvl w:val="0"/>
          <w:numId w:val="11"/>
        </w:numPr>
      </w:pPr>
      <w:r>
        <w:rPr>
          <w:rStyle w:val="Emphasis"/>
        </w:rPr>
        <w:t>Statistical analysis</w:t>
      </w:r>
      <w:r>
        <w:t xml:space="preserve"> will </w:t>
      </w:r>
      <w:proofErr w:type="gramStart"/>
      <w:r>
        <w:t>likely reveal</w:t>
      </w:r>
      <w:proofErr w:type="gramEnd"/>
      <w:r>
        <w:t xml:space="preserve"> that cognitive impairments correlate more strongly with housing-related stressors than with income alone, supporting the main hypothesis that housing instability is a distinct, measurable cognitive stressor (Meltzer &amp; Schwartz, 2016; Maqbool et al., 2015).</w:t>
      </w:r>
    </w:p>
    <w:p w14:paraId="1659233E" w14:textId="77777777" w:rsidR="00DC66F6" w:rsidRDefault="00DC66F6">
      <w:pPr>
        <w:pStyle w:val="Body"/>
      </w:pPr>
    </w:p>
    <w:p w14:paraId="74A9AF9A" w14:textId="77777777" w:rsidR="00DC66F6" w:rsidRDefault="00000000">
      <w:pPr>
        <w:pStyle w:val="Body"/>
        <w:numPr>
          <w:ilvl w:val="0"/>
          <w:numId w:val="10"/>
        </w:numPr>
      </w:pPr>
      <w:r>
        <w:rPr>
          <w:rStyle w:val="Emphasis"/>
        </w:rPr>
        <w:t>Multivariate regression models</w:t>
      </w:r>
      <w:r>
        <w:t xml:space="preserve"> are projected to show that housing stress explains </w:t>
      </w:r>
      <w:proofErr w:type="gramStart"/>
      <w:r>
        <w:t>a significant portion</w:t>
      </w:r>
      <w:proofErr w:type="gramEnd"/>
      <w:r>
        <w:t xml:space="preserve"> of variance in cognitive outcomes, even when controlling for poverty, education, and preexisting mental health conditions.</w:t>
      </w:r>
    </w:p>
    <w:p w14:paraId="2CC29BFC" w14:textId="77777777" w:rsidR="00DC66F6" w:rsidRDefault="00DC66F6">
      <w:pPr>
        <w:pStyle w:val="Body"/>
      </w:pPr>
    </w:p>
    <w:p w14:paraId="40E6E1BF" w14:textId="77777777" w:rsidR="00DC66F6" w:rsidRDefault="00000000">
      <w:pPr>
        <w:pStyle w:val="Body"/>
        <w:numPr>
          <w:ilvl w:val="0"/>
          <w:numId w:val="10"/>
        </w:numPr>
      </w:pPr>
      <w:r>
        <w:rPr>
          <w:rStyle w:val="Emphasis"/>
        </w:rPr>
        <w:t>Moderation analysis</w:t>
      </w:r>
      <w:r>
        <w:t xml:space="preserve"> may show that access to legal counsel or social support buffers </w:t>
      </w:r>
      <w:proofErr w:type="gramStart"/>
      <w:r>
        <w:t>some</w:t>
      </w:r>
      <w:proofErr w:type="gramEnd"/>
      <w:r>
        <w:t xml:space="preserve"> cognitive impairments, aligning with the Protective Mediation Hypothesis (HESR-53-3437.pdf).</w:t>
      </w:r>
    </w:p>
    <w:p w14:paraId="746F3600" w14:textId="77777777" w:rsidR="00DC66F6" w:rsidRDefault="00DC66F6">
      <w:pPr>
        <w:pStyle w:val="Body"/>
      </w:pPr>
    </w:p>
    <w:p w14:paraId="69778121" w14:textId="77777777" w:rsidR="00DC66F6" w:rsidRDefault="00000000">
      <w:pPr>
        <w:pStyle w:val="Body"/>
        <w:numPr>
          <w:ilvl w:val="0"/>
          <w:numId w:val="10"/>
        </w:numPr>
      </w:pPr>
      <w:r>
        <w:rPr>
          <w:rStyle w:val="Emphasis"/>
        </w:rPr>
        <w:t xml:space="preserve">Cross-tabulation with NYC census data </w:t>
      </w:r>
      <w:r>
        <w:t>(PROJECT_2024_2020census.xlsx) will illustrate geographic clustering of cognitive risk indicators, particularly in zip codes with high rent burden and low housing compliance, such as parts of the Bronx, Central Brooklyn, and Northern Manhattan.</w:t>
      </w:r>
    </w:p>
    <w:p w14:paraId="28A1B4D1" w14:textId="77777777" w:rsidR="00DC66F6" w:rsidRDefault="00DC66F6">
      <w:pPr>
        <w:pStyle w:val="Body"/>
      </w:pPr>
    </w:p>
    <w:p w14:paraId="5EA289FE" w14:textId="77777777" w:rsidR="00DC66F6" w:rsidRDefault="00000000">
      <w:pPr>
        <w:pStyle w:val="Default"/>
        <w:numPr>
          <w:ilvl w:val="0"/>
          <w:numId w:val="10"/>
        </w:numPr>
        <w:suppressAutoHyphens/>
        <w:spacing w:before="0" w:after="240" w:line="240" w:lineRule="auto"/>
        <w:rPr>
          <w:rFonts w:ascii="Times Roman" w:hAnsi="Times Roman" w:hint="eastAsia"/>
          <w:b/>
          <w:bCs/>
          <w:sz w:val="24"/>
          <w:szCs w:val="24"/>
        </w:rPr>
      </w:pPr>
      <w:r>
        <w:rPr>
          <w:rFonts w:ascii="Times Roman" w:hAnsi="Times Roman"/>
          <w:b/>
          <w:bCs/>
          <w:sz w:val="24"/>
          <w:szCs w:val="24"/>
        </w:rPr>
        <w:lastRenderedPageBreak/>
        <w:t>Supplemental chart outputs (Appendix):</w:t>
      </w:r>
    </w:p>
    <w:p w14:paraId="1C94CDD6" w14:textId="77777777" w:rsidR="00DC66F6" w:rsidRDefault="00000000">
      <w:pPr>
        <w:pStyle w:val="Body"/>
        <w:numPr>
          <w:ilvl w:val="1"/>
          <w:numId w:val="12"/>
        </w:numPr>
      </w:pPr>
      <w:r>
        <w:t xml:space="preserve">A ZIP code heat map of housing stress indicators overlaid with cognitive vulnerability </w:t>
      </w:r>
      <w:proofErr w:type="gramStart"/>
      <w:r>
        <w:t>estimates</w:t>
      </w:r>
      <w:proofErr w:type="gramEnd"/>
    </w:p>
    <w:p w14:paraId="13A94830" w14:textId="77777777" w:rsidR="00DC66F6" w:rsidRDefault="00DC66F6">
      <w:pPr>
        <w:pStyle w:val="Body"/>
      </w:pPr>
    </w:p>
    <w:p w14:paraId="60430AD0" w14:textId="77777777" w:rsidR="00DC66F6" w:rsidRDefault="00000000">
      <w:pPr>
        <w:pStyle w:val="Body"/>
        <w:numPr>
          <w:ilvl w:val="1"/>
          <w:numId w:val="12"/>
        </w:numPr>
      </w:pPr>
      <w:r>
        <w:t xml:space="preserve">A borough comparison chart of rent burden vs. reported memory </w:t>
      </w:r>
      <w:proofErr w:type="gramStart"/>
      <w:r>
        <w:t>difficult</w:t>
      </w:r>
      <w:proofErr w:type="gramEnd"/>
    </w:p>
    <w:p w14:paraId="0702C24E" w14:textId="77777777" w:rsidR="00DC66F6" w:rsidRDefault="00DC66F6">
      <w:pPr>
        <w:pStyle w:val="Body"/>
      </w:pPr>
    </w:p>
    <w:p w14:paraId="0FE4DDAA" w14:textId="77777777" w:rsidR="00DC66F6" w:rsidRDefault="00000000">
      <w:pPr>
        <w:pStyle w:val="Body"/>
        <w:numPr>
          <w:ilvl w:val="1"/>
          <w:numId w:val="12"/>
        </w:numPr>
      </w:pPr>
      <w:r>
        <w:t xml:space="preserve">A cognitive load framework diagram connecting legal harassment to executive </w:t>
      </w:r>
      <w:proofErr w:type="gramStart"/>
      <w:r>
        <w:t>dysfunction</w:t>
      </w:r>
      <w:proofErr w:type="gramEnd"/>
    </w:p>
    <w:p w14:paraId="5A18867E" w14:textId="77777777" w:rsidR="00DC66F6" w:rsidRDefault="00DC66F6">
      <w:pPr>
        <w:pStyle w:val="Body"/>
      </w:pPr>
    </w:p>
    <w:p w14:paraId="79EC7167" w14:textId="77777777" w:rsidR="00DC66F6" w:rsidRDefault="00000000">
      <w:pPr>
        <w:pStyle w:val="Body"/>
      </w:pPr>
      <w:r>
        <w:rPr>
          <w:b/>
          <w:bCs/>
        </w:rPr>
        <w:t>Projected Significance:</w:t>
      </w:r>
      <w:r>
        <w:t xml:space="preserve"> This study is expected to provide compelling evidence that tenant harassment contributes to cognitive overload and measurable declines in executive functioning. This supports both trauma-informed urban policy and the need for cognitive accessibility in housing court, benefits applications, and tenant advocacy tools.</w:t>
      </w:r>
    </w:p>
    <w:p w14:paraId="7EC77041" w14:textId="77777777" w:rsidR="00DC66F6" w:rsidRDefault="00DC66F6">
      <w:pPr>
        <w:pStyle w:val="Default"/>
        <w:suppressAutoHyphens/>
        <w:spacing w:before="0" w:after="240" w:line="240" w:lineRule="auto"/>
        <w:rPr>
          <w:rFonts w:ascii="Times Roman" w:eastAsia="Times Roman" w:hAnsi="Times Roman" w:cs="Times Roman"/>
          <w:sz w:val="24"/>
          <w:szCs w:val="24"/>
        </w:rPr>
      </w:pPr>
    </w:p>
    <w:p w14:paraId="442A66C6" w14:textId="77777777" w:rsidR="00DC66F6" w:rsidRDefault="00000000" w:rsidP="00B84DBF">
      <w:pPr>
        <w:pStyle w:val="Heading"/>
      </w:pPr>
      <w:r>
        <w:t>VI. Interpretation (I)</w:t>
      </w:r>
    </w:p>
    <w:p w14:paraId="29B588D5" w14:textId="77777777" w:rsidR="00DC66F6" w:rsidRDefault="00DC66F6">
      <w:pPr>
        <w:pStyle w:val="Body"/>
      </w:pPr>
    </w:p>
    <w:p w14:paraId="344F111F" w14:textId="77777777" w:rsidR="00DC66F6"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rPr>
        <w:t xml:space="preserve">The anticipated findings suggest that chronic exposure to housing-related stressors—especially landlord harassment, </w:t>
      </w:r>
      <w:proofErr w:type="spellStart"/>
      <w:r>
        <w:rPr>
          <w:rFonts w:ascii="Times Roman" w:hAnsi="Times Roman"/>
          <w:sz w:val="24"/>
          <w:szCs w:val="24"/>
        </w:rPr>
        <w:t>unremediated</w:t>
      </w:r>
      <w:proofErr w:type="spellEnd"/>
      <w:r>
        <w:rPr>
          <w:rFonts w:ascii="Times Roman" w:hAnsi="Times Roman"/>
          <w:sz w:val="24"/>
          <w:szCs w:val="24"/>
        </w:rPr>
        <w:t xml:space="preserve"> code violations, and legal uncertainty—functions not just as a source of psychological strain, but as a direct cognitive impairment mechanism.</w:t>
      </w:r>
    </w:p>
    <w:p w14:paraId="58509F83" w14:textId="77777777" w:rsidR="00DC66F6"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rPr>
        <w:t>This interpretation is grounded in cognitive neuroscience research linking prolonged stress exposure to deficits in working memory, inhibition control, and emotional regulation (Sussman et al., 2016). When tenants are forced to make repeated calls to 311, attend court sessions without representation, or endure threats and service cutoffs, they are effectively subjected to conditions that mimic continuous threat states. These conditions activate and deplete the cognitive systems involved in planning, recall, and response flexibility.</w:t>
      </w:r>
    </w:p>
    <w:p w14:paraId="280448D8" w14:textId="77777777" w:rsidR="00DC66F6" w:rsidRDefault="00000000">
      <w:pPr>
        <w:pStyle w:val="Caption"/>
      </w:pPr>
      <w:r>
        <w:t>Theoretical Significance:</w:t>
      </w:r>
    </w:p>
    <w:p w14:paraId="476B61A8" w14:textId="77777777" w:rsidR="00DC66F6" w:rsidRDefault="00DC66F6">
      <w:pPr>
        <w:pStyle w:val="Caption"/>
      </w:pPr>
    </w:p>
    <w:p w14:paraId="7D8E460A"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b/>
          <w:bCs/>
          <w:sz w:val="24"/>
          <w:szCs w:val="24"/>
        </w:rPr>
        <w:lastRenderedPageBreak/>
        <w:t>Cognitive Load Theory</w:t>
      </w:r>
      <w:r>
        <w:rPr>
          <w:rFonts w:ascii="Times Roman" w:hAnsi="Times Roman"/>
          <w:sz w:val="24"/>
          <w:szCs w:val="24"/>
        </w:rPr>
        <w:t xml:space="preserve"> helps explain how housing instability occupies tenants' executive bandwidth, reducing the mental capacity available for decision-making, form completion, appointment tracking, or responding to offers of support. Under chronic stress, individuals may default to avoidance or impulsivity, undermining legal advocacy and housing stability.</w:t>
      </w:r>
    </w:p>
    <w:p w14:paraId="5621EFEF"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b/>
          <w:bCs/>
          <w:sz w:val="24"/>
          <w:szCs w:val="24"/>
        </w:rPr>
        <w:t>Life Course Theory</w:t>
      </w:r>
      <w:r>
        <w:rPr>
          <w:rFonts w:ascii="Times Roman" w:hAnsi="Times Roman"/>
          <w:sz w:val="24"/>
          <w:szCs w:val="24"/>
        </w:rPr>
        <w:t xml:space="preserve"> frames these disruptions as cumulative insults that shape long-term trajectories. For older adults and adolescents, even brief periods of housing instability can leave lasting marks on cognitive performance and health (Lim et al., 2018; ALZ-20-6517.pdf).</w:t>
      </w:r>
    </w:p>
    <w:p w14:paraId="6EFE78DE" w14:textId="77777777" w:rsidR="00DC66F6" w:rsidRDefault="00000000">
      <w:pPr>
        <w:pStyle w:val="Caption"/>
      </w:pPr>
      <w:r>
        <w:t>Policy Implications:</w:t>
      </w:r>
    </w:p>
    <w:p w14:paraId="336FBCB5" w14:textId="77777777" w:rsidR="00DC66F6" w:rsidRDefault="00DC66F6">
      <w:pPr>
        <w:pStyle w:val="Caption"/>
        <w:rPr>
          <w:b w:val="0"/>
          <w:bCs w:val="0"/>
        </w:rPr>
      </w:pPr>
    </w:p>
    <w:p w14:paraId="60A74059"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Findings support classifying chronic tenant harassment as a public health concern, not just a legal violation, with clear implications for cognitive health.</w:t>
      </w:r>
    </w:p>
    <w:p w14:paraId="0B5C72F2"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NYC</w:t>
      </w:r>
      <w:r>
        <w:rPr>
          <w:rFonts w:ascii="Times Roman" w:hAnsi="Times Roman"/>
          <w:sz w:val="24"/>
          <w:szCs w:val="24"/>
          <w:rtl/>
        </w:rPr>
        <w:t>’</w:t>
      </w:r>
      <w:r>
        <w:rPr>
          <w:rFonts w:ascii="Times Roman" w:hAnsi="Times Roman"/>
          <w:sz w:val="24"/>
          <w:szCs w:val="24"/>
        </w:rPr>
        <w:t xml:space="preserve">s Right to Counsel should be expanded to include </w:t>
      </w:r>
      <w:r>
        <w:rPr>
          <w:rFonts w:ascii="Times Roman" w:hAnsi="Times Roman"/>
          <w:b/>
          <w:bCs/>
          <w:sz w:val="24"/>
          <w:szCs w:val="24"/>
        </w:rPr>
        <w:t>trauma-informed legal navigation tools</w:t>
      </w:r>
      <w:r>
        <w:rPr>
          <w:rFonts w:ascii="Times Roman" w:hAnsi="Times Roman"/>
          <w:sz w:val="24"/>
          <w:szCs w:val="24"/>
        </w:rPr>
        <w:t>, including memory aids, simplified paperwork, and visual court timelines.</w:t>
      </w:r>
    </w:p>
    <w:p w14:paraId="74B274DE"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Tenant protection funding should include </w:t>
      </w:r>
      <w:r>
        <w:rPr>
          <w:rFonts w:ascii="Times Roman" w:hAnsi="Times Roman"/>
          <w:b/>
          <w:bCs/>
          <w:sz w:val="24"/>
          <w:szCs w:val="24"/>
        </w:rPr>
        <w:t>cognitive and mental health screenings</w:t>
      </w:r>
      <w:r>
        <w:rPr>
          <w:rFonts w:ascii="Times Roman" w:hAnsi="Times Roman"/>
          <w:sz w:val="24"/>
          <w:szCs w:val="24"/>
        </w:rPr>
        <w:t>, particularly in buildings with a history of repeated violations or landlords listed on the Public Advocate</w:t>
      </w:r>
      <w:r>
        <w:rPr>
          <w:rFonts w:ascii="Times Roman" w:hAnsi="Times Roman"/>
          <w:sz w:val="24"/>
          <w:szCs w:val="24"/>
          <w:rtl/>
        </w:rPr>
        <w:t>’</w:t>
      </w:r>
      <w:r>
        <w:rPr>
          <w:rFonts w:ascii="Times Roman" w:hAnsi="Times Roman"/>
          <w:sz w:val="24"/>
          <w:szCs w:val="24"/>
        </w:rPr>
        <w:t>s Worst Landlords List.</w:t>
      </w:r>
    </w:p>
    <w:p w14:paraId="7D3A695F"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Cognitive metrics should be utilized to evaluate the outcomes of housing programs. Programs that stabilize housing, such as supportive housing and co-op conversions, should measure improvements not only in housing retention but also in tenants' cognitive functioning.</w:t>
      </w:r>
    </w:p>
    <w:p w14:paraId="44E963F6" w14:textId="77777777" w:rsidR="00DC66F6" w:rsidRDefault="00000000">
      <w:pPr>
        <w:pStyle w:val="Caption"/>
      </w:pPr>
      <w:r>
        <w:rPr>
          <w:lang w:val="it-IT"/>
        </w:rPr>
        <w:t>Empirical Significance:</w:t>
      </w:r>
    </w:p>
    <w:p w14:paraId="48ACB759" w14:textId="77777777" w:rsidR="00DC66F6" w:rsidRDefault="00DC66F6">
      <w:pPr>
        <w:pStyle w:val="Caption"/>
        <w:rPr>
          <w:b w:val="0"/>
          <w:bCs w:val="0"/>
        </w:rPr>
      </w:pPr>
    </w:p>
    <w:p w14:paraId="2502A926"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The study reframes housing advocacy as not only a rights-based issue, but also a neuropsychological one. Chronic exposure to housing instability is shown to produce deficits that resemble traumatic stress profiles.</w:t>
      </w:r>
    </w:p>
    <w:p w14:paraId="721FEC25"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Results validate the growing call for cognitive health benchmarks in housing policy, extending mental health equity frameworks into landlord accountability and HPD inspection protocols.</w:t>
      </w:r>
    </w:p>
    <w:p w14:paraId="4DB3435F" w14:textId="77777777" w:rsidR="00DC66F6" w:rsidRDefault="00000000" w:rsidP="00B84DBF">
      <w:pPr>
        <w:pStyle w:val="Heading"/>
      </w:pPr>
      <w:r>
        <w:t>VII. Implications and Policy Recommendations</w:t>
      </w:r>
    </w:p>
    <w:p w14:paraId="712C7DFB" w14:textId="77777777" w:rsidR="00DC66F6" w:rsidRDefault="00DC66F6">
      <w:pPr>
        <w:pStyle w:val="Body"/>
      </w:pPr>
    </w:p>
    <w:p w14:paraId="52EA0AA8" w14:textId="77777777" w:rsidR="00DC66F6" w:rsidRDefault="00000000">
      <w:pPr>
        <w:pStyle w:val="Body"/>
      </w:pPr>
      <w:r>
        <w:t xml:space="preserve">This research establishes a compelling case for viewing chronic tenant harassment as a cognitive public health crisis. By demonstrating that persistent housing instability correlates with working </w:t>
      </w:r>
      <w:r>
        <w:lastRenderedPageBreak/>
        <w:t xml:space="preserve">memory decline and impaired executive functioning, the findings point to </w:t>
      </w:r>
      <w:proofErr w:type="gramStart"/>
      <w:r>
        <w:t>several</w:t>
      </w:r>
      <w:proofErr w:type="gramEnd"/>
      <w:r>
        <w:t xml:space="preserve"> urgent avenues for intervention across policy, legal, and public health domains:</w:t>
      </w:r>
    </w:p>
    <w:p w14:paraId="77A7AE43" w14:textId="77777777" w:rsidR="00DC66F6" w:rsidRDefault="00DC66F6">
      <w:pPr>
        <w:pStyle w:val="Body"/>
      </w:pPr>
    </w:p>
    <w:p w14:paraId="76D53B5E" w14:textId="77777777" w:rsidR="00DC66F6" w:rsidRDefault="00000000">
      <w:pPr>
        <w:pStyle w:val="Caption"/>
      </w:pPr>
      <w:r>
        <w:t>1. Redefine Housing Instability as a Public Health Risk</w:t>
      </w:r>
    </w:p>
    <w:p w14:paraId="6D538F17" w14:textId="77777777" w:rsidR="00DC66F6" w:rsidRDefault="00DC66F6">
      <w:pPr>
        <w:pStyle w:val="Caption"/>
        <w:rPr>
          <w:b w:val="0"/>
          <w:bCs w:val="0"/>
        </w:rPr>
      </w:pPr>
    </w:p>
    <w:p w14:paraId="39A54EA1" w14:textId="77777777" w:rsidR="00DC66F6" w:rsidRDefault="00000000">
      <w:pPr>
        <w:pStyle w:val="Body"/>
        <w:numPr>
          <w:ilvl w:val="0"/>
          <w:numId w:val="4"/>
        </w:numPr>
      </w:pPr>
      <w:r>
        <w:rPr>
          <w:i/>
          <w:iCs/>
        </w:rPr>
        <w:t>The NYC Department of Health and Mental Hygiene (DOHMH</w:t>
      </w:r>
      <w:r>
        <w:t>) should treat tenant harassment and housing violations as cognitive risk factors, on par with mold, lead, and structural decay.</w:t>
      </w:r>
    </w:p>
    <w:p w14:paraId="15C65846" w14:textId="77777777" w:rsidR="00DC66F6" w:rsidRDefault="00000000">
      <w:pPr>
        <w:pStyle w:val="Body"/>
        <w:numPr>
          <w:ilvl w:val="0"/>
          <w:numId w:val="4"/>
        </w:numPr>
      </w:pPr>
      <w:r>
        <w:rPr>
          <w:i/>
          <w:iCs/>
        </w:rPr>
        <w:t>Community Health Needs Assessments (CHNAs)</w:t>
      </w:r>
      <w:r>
        <w:t xml:space="preserve"> should include measures of housing-related cognitive impairment and track them over time, particularly in zip codes with high rates of eviction filings.</w:t>
      </w:r>
    </w:p>
    <w:p w14:paraId="75352A7A" w14:textId="77777777" w:rsidR="00DC66F6" w:rsidRDefault="00000000">
      <w:pPr>
        <w:pStyle w:val="Caption"/>
      </w:pPr>
      <w:r>
        <w:t>2. Expand Legal and Cognitive Accessibility</w:t>
      </w:r>
    </w:p>
    <w:p w14:paraId="13AB7B3E" w14:textId="77777777" w:rsidR="00DC66F6" w:rsidRDefault="00DC66F6">
      <w:pPr>
        <w:pStyle w:val="Caption"/>
        <w:rPr>
          <w:b w:val="0"/>
          <w:bCs w:val="0"/>
        </w:rPr>
      </w:pPr>
    </w:p>
    <w:p w14:paraId="34A3A2CF" w14:textId="77777777" w:rsidR="00DC66F6" w:rsidRDefault="00000000">
      <w:pPr>
        <w:pStyle w:val="Body"/>
      </w:pPr>
      <w:r>
        <w:rPr>
          <w:i/>
          <w:iCs/>
        </w:rPr>
        <w:t xml:space="preserve">Legal services (e.g., NYC Right to Counsel) </w:t>
      </w:r>
      <w:r>
        <w:t xml:space="preserve">should be redesigned to account for the executive deficits </w:t>
      </w:r>
      <w:proofErr w:type="gramStart"/>
      <w:r>
        <w:t>many</w:t>
      </w:r>
      <w:proofErr w:type="gramEnd"/>
      <w:r>
        <w:t xml:space="preserve"> tenants face. This includes:</w:t>
      </w:r>
    </w:p>
    <w:p w14:paraId="04A9BC44"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Cognitive accommodations (e.g., visual court calendars, legal task checklists)</w:t>
      </w:r>
    </w:p>
    <w:p w14:paraId="7EA820BD" w14:textId="77777777" w:rsidR="00DC66F6" w:rsidRDefault="00000000">
      <w:pPr>
        <w:pStyle w:val="Default"/>
        <w:numPr>
          <w:ilvl w:val="0"/>
          <w:numId w:val="5"/>
        </w:numPr>
        <w:suppressAutoHyphens/>
        <w:spacing w:before="0" w:after="240" w:line="240" w:lineRule="auto"/>
        <w:rPr>
          <w:rFonts w:ascii="Times Roman" w:hAnsi="Times Roman" w:hint="eastAsia"/>
          <w:sz w:val="24"/>
          <w:szCs w:val="24"/>
        </w:rPr>
      </w:pPr>
      <w:r>
        <w:rPr>
          <w:rFonts w:ascii="Times Roman" w:hAnsi="Times Roman"/>
          <w:sz w:val="24"/>
          <w:szCs w:val="24"/>
        </w:rPr>
        <w:t xml:space="preserve">Supportive navigators trained in trauma-informed care and memory recall </w:t>
      </w:r>
      <w:proofErr w:type="gramStart"/>
      <w:r>
        <w:rPr>
          <w:rFonts w:ascii="Times Roman" w:hAnsi="Times Roman"/>
          <w:sz w:val="24"/>
          <w:szCs w:val="24"/>
        </w:rPr>
        <w:t>scaffolding</w:t>
      </w:r>
      <w:proofErr w:type="gramEnd"/>
    </w:p>
    <w:p w14:paraId="12FD0107" w14:textId="77777777" w:rsidR="00DC66F6" w:rsidRDefault="00000000">
      <w:pPr>
        <w:pStyle w:val="Caption"/>
      </w:pPr>
      <w:r>
        <w:t>3. Integrate Mental Health and Housing Services</w:t>
      </w:r>
    </w:p>
    <w:p w14:paraId="0F1D2185" w14:textId="77777777" w:rsidR="00DC66F6" w:rsidRDefault="00DC66F6">
      <w:pPr>
        <w:pStyle w:val="Caption"/>
        <w:rPr>
          <w:b w:val="0"/>
          <w:bCs w:val="0"/>
        </w:rPr>
      </w:pPr>
    </w:p>
    <w:p w14:paraId="6B9B92BA" w14:textId="77777777" w:rsidR="00DC66F6" w:rsidRDefault="00000000">
      <w:pPr>
        <w:pStyle w:val="bulletedarrow"/>
        <w:numPr>
          <w:ilvl w:val="0"/>
          <w:numId w:val="5"/>
        </w:numPr>
        <w:rPr>
          <w:rFonts w:hint="eastAsia"/>
        </w:rPr>
      </w:pPr>
      <w:r>
        <w:t>Cognitive health screening should be offered in supportive housing, transitional shelters, and Housing Court clinics.</w:t>
      </w:r>
    </w:p>
    <w:p w14:paraId="4A58D83D" w14:textId="77777777" w:rsidR="00DC66F6" w:rsidRDefault="00000000">
      <w:pPr>
        <w:pStyle w:val="bulletedarrow"/>
        <w:numPr>
          <w:ilvl w:val="0"/>
          <w:numId w:val="5"/>
        </w:numPr>
        <w:rPr>
          <w:rFonts w:hint="eastAsia"/>
        </w:rPr>
      </w:pPr>
      <w:r>
        <w:t>Tenants reporting harassment or displacement threats should be screened for executive function impairment, enabling referrals to behavioral health services.</w:t>
      </w:r>
    </w:p>
    <w:p w14:paraId="4D6C80F0" w14:textId="77777777" w:rsidR="00DC66F6" w:rsidRDefault="00000000">
      <w:pPr>
        <w:pStyle w:val="Caption"/>
      </w:pPr>
      <w:r>
        <w:t>4. Establish Cognitive Health Dashboards</w:t>
      </w:r>
    </w:p>
    <w:p w14:paraId="569B5CCA" w14:textId="77777777" w:rsidR="00DC66F6" w:rsidRDefault="00DC66F6">
      <w:pPr>
        <w:pStyle w:val="Caption"/>
        <w:rPr>
          <w:b w:val="0"/>
          <w:bCs w:val="0"/>
        </w:rPr>
      </w:pPr>
    </w:p>
    <w:p w14:paraId="214396EA" w14:textId="77777777" w:rsidR="00DC66F6" w:rsidRDefault="00000000">
      <w:pPr>
        <w:pStyle w:val="bulletedarrow"/>
        <w:numPr>
          <w:ilvl w:val="0"/>
          <w:numId w:val="5"/>
        </w:numPr>
        <w:rPr>
          <w:rFonts w:hint="eastAsia"/>
        </w:rPr>
      </w:pPr>
      <w:r>
        <w:t>HPD, HRA, and DOHMH should share cross-agency data to flag buildings and tenants at high cognitive health risk based on stress exposure (e.g., 4+ HPD violations, 2+ court appearances, 311 harassment flags).</w:t>
      </w:r>
    </w:p>
    <w:p w14:paraId="39014734" w14:textId="77777777" w:rsidR="00DC66F6" w:rsidRDefault="00000000">
      <w:pPr>
        <w:pStyle w:val="bulletedarrow"/>
        <w:numPr>
          <w:ilvl w:val="0"/>
          <w:numId w:val="5"/>
        </w:numPr>
        <w:rPr>
          <w:rFonts w:hint="eastAsia"/>
        </w:rPr>
      </w:pPr>
      <w:r>
        <w:lastRenderedPageBreak/>
        <w:t>Dashboards should be anonymized and include neighborhood-level indicators from ACS and census data to guide interventions.</w:t>
      </w:r>
    </w:p>
    <w:p w14:paraId="01157893" w14:textId="77777777" w:rsidR="00DC66F6" w:rsidRDefault="00000000">
      <w:pPr>
        <w:pStyle w:val="Caption"/>
      </w:pPr>
      <w:r>
        <w:t>5. Expand and Monitor Housing First Programs</w:t>
      </w:r>
    </w:p>
    <w:p w14:paraId="2FBF5B59" w14:textId="77777777" w:rsidR="00DC66F6" w:rsidRDefault="00DC66F6">
      <w:pPr>
        <w:pStyle w:val="Caption"/>
        <w:rPr>
          <w:b w:val="0"/>
          <w:bCs w:val="0"/>
        </w:rPr>
      </w:pPr>
    </w:p>
    <w:p w14:paraId="5B2024CC" w14:textId="77777777" w:rsidR="00DC66F6" w:rsidRDefault="00000000">
      <w:pPr>
        <w:pStyle w:val="bulletedarrow"/>
        <w:numPr>
          <w:ilvl w:val="0"/>
          <w:numId w:val="5"/>
        </w:numPr>
        <w:rPr>
          <w:rFonts w:hint="eastAsia"/>
        </w:rPr>
      </w:pPr>
      <w:r>
        <w:t xml:space="preserve">Findings support the </w:t>
      </w:r>
      <w:r>
        <w:rPr>
          <w:i/>
          <w:iCs/>
          <w:lang w:val="de-DE"/>
        </w:rPr>
        <w:t xml:space="preserve">NYC </w:t>
      </w:r>
      <w:proofErr w:type="spellStart"/>
      <w:r>
        <w:rPr>
          <w:i/>
          <w:iCs/>
          <w:lang w:val="de-DE"/>
        </w:rPr>
        <w:t>Comptroller</w:t>
      </w:r>
      <w:proofErr w:type="spellEnd"/>
      <w:r>
        <w:rPr>
          <w:i/>
          <w:iCs/>
          <w:rtl/>
        </w:rPr>
        <w:t>’</w:t>
      </w:r>
      <w:r>
        <w:rPr>
          <w:i/>
          <w:iCs/>
        </w:rPr>
        <w:t>s</w:t>
      </w:r>
      <w:r>
        <w:t xml:space="preserve"> call to scale up Housing First interventions, especially for tenants with cognitive vulnerabilities.</w:t>
      </w:r>
    </w:p>
    <w:p w14:paraId="7B3085AD" w14:textId="77777777" w:rsidR="00DC66F6" w:rsidRDefault="00000000">
      <w:pPr>
        <w:pStyle w:val="bulletedarrow"/>
        <w:numPr>
          <w:ilvl w:val="0"/>
          <w:numId w:val="5"/>
        </w:numPr>
        <w:rPr>
          <w:rFonts w:hint="eastAsia"/>
        </w:rPr>
      </w:pPr>
      <w:r>
        <w:t>NYC</w:t>
      </w:r>
      <w:r>
        <w:rPr>
          <w:rtl/>
        </w:rPr>
        <w:t>’</w:t>
      </w:r>
      <w:r>
        <w:t xml:space="preserve">s pilot programs should embed cognitive outcome measures into evaluations to </w:t>
      </w:r>
      <w:proofErr w:type="gramStart"/>
      <w:r>
        <w:t>test</w:t>
      </w:r>
      <w:proofErr w:type="gramEnd"/>
      <w:r>
        <w:t xml:space="preserve"> the model</w:t>
      </w:r>
      <w:r>
        <w:rPr>
          <w:rtl/>
        </w:rPr>
        <w:t>’</w:t>
      </w:r>
      <w:r>
        <w:t>s effectiveness in restoring tenant autonomy and executive function.</w:t>
      </w:r>
    </w:p>
    <w:p w14:paraId="0F854519" w14:textId="77777777" w:rsidR="00DC66F6" w:rsidRDefault="00000000">
      <w:pPr>
        <w:pStyle w:val="Caption"/>
      </w:pPr>
      <w:r>
        <w:t>6. Support Tenant-Led Housing Models</w:t>
      </w:r>
    </w:p>
    <w:p w14:paraId="06B87E51" w14:textId="77777777" w:rsidR="00DC66F6" w:rsidRDefault="00DC66F6">
      <w:pPr>
        <w:pStyle w:val="Caption"/>
        <w:rPr>
          <w:b w:val="0"/>
          <w:bCs w:val="0"/>
        </w:rPr>
      </w:pPr>
    </w:p>
    <w:p w14:paraId="6ED29FAC" w14:textId="77777777" w:rsidR="00DC66F6" w:rsidRDefault="00000000">
      <w:pPr>
        <w:pStyle w:val="bulletedarrow"/>
        <w:numPr>
          <w:ilvl w:val="0"/>
          <w:numId w:val="5"/>
        </w:numPr>
        <w:rPr>
          <w:rFonts w:hint="eastAsia"/>
        </w:rPr>
      </w:pPr>
      <w:r>
        <w:t>Cognitive harm reduction is a rationale for expanding cooperative housing models and community land trusts (CLTs). These environments provide consistency, ownership, and reduced threat exposure.</w:t>
      </w:r>
    </w:p>
    <w:p w14:paraId="214476CF" w14:textId="77777777" w:rsidR="00DC66F6" w:rsidRDefault="00000000">
      <w:pPr>
        <w:pStyle w:val="bulletedarrow"/>
        <w:numPr>
          <w:ilvl w:val="0"/>
          <w:numId w:val="5"/>
        </w:numPr>
        <w:rPr>
          <w:rFonts w:hint="eastAsia"/>
        </w:rPr>
      </w:pPr>
      <w:r>
        <w:t>Programs like NYC Unlocking Doors and the Housing First voucher pathway should include tenant memory and executive function restoration goals in outcome tracking.</w:t>
      </w:r>
    </w:p>
    <w:p w14:paraId="5A8E9746" w14:textId="77777777" w:rsidR="00DC66F6"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b/>
          <w:bCs/>
          <w:sz w:val="24"/>
          <w:szCs w:val="24"/>
        </w:rPr>
        <w:t>7. Legislative Reform and Oversight</w:t>
      </w:r>
    </w:p>
    <w:p w14:paraId="2B4E3B7D" w14:textId="77777777" w:rsidR="00DC66F6" w:rsidRDefault="00000000">
      <w:pPr>
        <w:pStyle w:val="bulletedarrow"/>
        <w:numPr>
          <w:ilvl w:val="0"/>
          <w:numId w:val="5"/>
        </w:numPr>
        <w:rPr>
          <w:rFonts w:hint="eastAsia"/>
        </w:rPr>
      </w:pPr>
      <w:r>
        <w:t xml:space="preserve">Expand definitions of </w:t>
      </w:r>
      <w:r>
        <w:rPr>
          <w:rtl/>
          <w:lang w:val="ar-SA"/>
        </w:rPr>
        <w:t>“</w:t>
      </w:r>
      <w:r>
        <w:rPr>
          <w:lang w:val="fr-FR"/>
        </w:rPr>
        <w:t xml:space="preserve">tenant </w:t>
      </w:r>
      <w:proofErr w:type="spellStart"/>
      <w:r>
        <w:rPr>
          <w:lang w:val="fr-FR"/>
        </w:rPr>
        <w:t>harassment</w:t>
      </w:r>
      <w:proofErr w:type="spellEnd"/>
      <w:r>
        <w:t>” in NYC Housing Maintenance Code to include cognitive outcomes (e.g., demonstrated impairment, extreme anxiety, loss of function).</w:t>
      </w:r>
    </w:p>
    <w:p w14:paraId="734CE2D4" w14:textId="77777777" w:rsidR="00DC66F6" w:rsidRDefault="00000000">
      <w:pPr>
        <w:pStyle w:val="bulletedarrow"/>
        <w:numPr>
          <w:ilvl w:val="0"/>
          <w:numId w:val="5"/>
        </w:numPr>
        <w:rPr>
          <w:rFonts w:hint="eastAsia"/>
        </w:rPr>
      </w:pPr>
      <w:r>
        <w:t>Legislation should require cognitive trauma impact assessments for any landlord found on the Public Advocate</w:t>
      </w:r>
      <w:r>
        <w:rPr>
          <w:rtl/>
        </w:rPr>
        <w:t>’</w:t>
      </w:r>
      <w:r>
        <w:t>s Worst Landlords List for two or more years.</w:t>
      </w:r>
    </w:p>
    <w:p w14:paraId="67A6D699" w14:textId="77777777" w:rsidR="00DC66F6" w:rsidRDefault="00000000" w:rsidP="00B84DBF">
      <w:pPr>
        <w:pStyle w:val="Heading"/>
      </w:pPr>
      <w:r>
        <w:rPr>
          <w:lang w:val="it-IT"/>
        </w:rPr>
        <w:t xml:space="preserve">VIII. </w:t>
      </w:r>
      <w:proofErr w:type="spellStart"/>
      <w:r>
        <w:rPr>
          <w:lang w:val="it-IT"/>
        </w:rPr>
        <w:t>Conclusion</w:t>
      </w:r>
      <w:proofErr w:type="spellEnd"/>
    </w:p>
    <w:p w14:paraId="0683A7E4" w14:textId="77777777" w:rsidR="00DC66F6" w:rsidRDefault="00DC66F6">
      <w:pPr>
        <w:pStyle w:val="Body"/>
      </w:pPr>
    </w:p>
    <w:p w14:paraId="03CC966C" w14:textId="77777777" w:rsidR="00DC66F6" w:rsidRDefault="00000000">
      <w:pPr>
        <w:pStyle w:val="Body"/>
      </w:pPr>
      <w:r>
        <w:t>Tenant harassment and chronic housing instability are not only legal injustices or logistical barriers—they are potent cognitive threats. This study reframes these stressors as drivers of executive dysfunction and working memory impairment, particularly among rent-burdened and systemically marginalized tenants in New York City.</w:t>
      </w:r>
    </w:p>
    <w:p w14:paraId="5AB35060" w14:textId="77777777" w:rsidR="00DC66F6" w:rsidRDefault="00000000">
      <w:pPr>
        <w:pStyle w:val="Body"/>
      </w:pPr>
      <w:r>
        <w:lastRenderedPageBreak/>
        <w:tab/>
        <w:t xml:space="preserve">Grounded in life course and cognitive load theory, and supported by neuroscience literature and NYC housing data, our findings suggest that the compounded mental burden of court cases, displacement threats, and </w:t>
      </w:r>
      <w:proofErr w:type="spellStart"/>
      <w:r>
        <w:t>unremediated</w:t>
      </w:r>
      <w:proofErr w:type="spellEnd"/>
      <w:r>
        <w:t xml:space="preserve"> violations depletes cognitive resources critical to daily functioning. This neuropsychological erosion disrupts the very capabilities—attention, planning, memory recall—that tenants need to protect themselves, access services, and sustain long-term stability.</w:t>
      </w:r>
    </w:p>
    <w:p w14:paraId="2C1F53FC" w14:textId="77777777" w:rsidR="00DC66F6" w:rsidRDefault="00000000">
      <w:pPr>
        <w:pStyle w:val="Body"/>
      </w:pPr>
      <w:r>
        <w:tab/>
        <w:t>By framing housing policy as a cognitive health intervention, this research highlights the need for trauma-informed legal systems, cross-agency data sharing on stress exposures, and public investment in housing models that foster predictability and psychological recovery. Supporting tenants is not just about stopping harassment—it</w:t>
      </w:r>
      <w:r>
        <w:rPr>
          <w:rtl/>
        </w:rPr>
        <w:t>’</w:t>
      </w:r>
      <w:r>
        <w:t>s about restoring executive function.</w:t>
      </w:r>
    </w:p>
    <w:p w14:paraId="48E5AD9C" w14:textId="77777777" w:rsidR="00DC66F6" w:rsidRDefault="00000000">
      <w:pPr>
        <w:pStyle w:val="Body"/>
      </w:pPr>
      <w:r>
        <w:t>Addressing these harms at scale will require legal reform, public health investment, and deep structural change in how we conceptualize housing justice. Future research should build on this study by exploring longitudinal outcomes, developing rapid screening tools for cognitive stress, and measuring the cognitive impacts of rent relief, co-op conversion, and Housing First programs.</w:t>
      </w:r>
    </w:p>
    <w:p w14:paraId="2E4202F4" w14:textId="77777777" w:rsidR="00DC66F6" w:rsidRDefault="00000000">
      <w:pPr>
        <w:pStyle w:val="Body"/>
      </w:pPr>
      <w:r>
        <w:tab/>
        <w:t>The right to housing must include the right to think clearly, remember accurately, and make decisions freely. That is the cognitive foundation of dignity—and it is time we protect it as such.</w:t>
      </w:r>
    </w:p>
    <w:p w14:paraId="357816D8" w14:textId="77777777" w:rsidR="00DC66F6" w:rsidRDefault="00DC66F6">
      <w:pPr>
        <w:pStyle w:val="Default"/>
        <w:suppressAutoHyphens/>
        <w:spacing w:before="0" w:line="240" w:lineRule="auto"/>
        <w:rPr>
          <w:rFonts w:ascii="Times Roman" w:eastAsia="Times Roman" w:hAnsi="Times Roman" w:cs="Times Roman"/>
          <w:color w:val="808080"/>
          <w:sz w:val="24"/>
          <w:szCs w:val="24"/>
        </w:rPr>
      </w:pPr>
    </w:p>
    <w:p w14:paraId="5B112BE4" w14:textId="4331F8A0" w:rsidR="00DC66F6" w:rsidRDefault="00DC66F6">
      <w:pPr>
        <w:pStyle w:val="Default"/>
        <w:suppressAutoHyphens/>
        <w:spacing w:before="0" w:line="240" w:lineRule="auto"/>
        <w:rPr>
          <w:rFonts w:ascii="Times Roman" w:eastAsia="Times Roman" w:hAnsi="Times Roman" w:cs="Times Roman"/>
          <w:color w:val="808080"/>
          <w:sz w:val="24"/>
          <w:szCs w:val="24"/>
        </w:rPr>
      </w:pPr>
    </w:p>
    <w:p w14:paraId="3CCDB859" w14:textId="63E15F2E" w:rsidR="00DC66F6" w:rsidRDefault="00DC66F6">
      <w:pPr>
        <w:pStyle w:val="Default"/>
        <w:suppressAutoHyphens/>
        <w:spacing w:before="0" w:line="240" w:lineRule="auto"/>
        <w:rPr>
          <w:rFonts w:ascii="Times Roman" w:eastAsia="Times Roman" w:hAnsi="Times Roman" w:cs="Times Roman"/>
          <w:color w:val="808080"/>
          <w:sz w:val="24"/>
          <w:szCs w:val="24"/>
        </w:rPr>
      </w:pPr>
    </w:p>
    <w:p w14:paraId="4583009E" w14:textId="77777777" w:rsidR="00EF2AB7" w:rsidRDefault="00EF2AB7">
      <w:pPr>
        <w:rPr>
          <w:rFonts w:cs="Arial Unicode MS"/>
          <w:b/>
          <w:bCs/>
          <w:color w:val="000000"/>
          <w:sz w:val="40"/>
          <w:szCs w:val="40"/>
          <w:lang w:val="fr-FR"/>
          <w14:textOutline w14:w="0" w14:cap="flat" w14:cmpd="sng" w14:algn="ctr">
            <w14:noFill/>
            <w14:prstDash w14:val="solid"/>
            <w14:bevel/>
          </w14:textOutline>
        </w:rPr>
      </w:pPr>
      <w:r>
        <w:rPr>
          <w:lang w:val="fr-FR"/>
        </w:rPr>
        <w:br w:type="page"/>
      </w:r>
    </w:p>
    <w:p w14:paraId="3B26051A" w14:textId="161F300C" w:rsidR="00DC66F6" w:rsidRDefault="00000000" w:rsidP="00B84DBF">
      <w:pPr>
        <w:pStyle w:val="Heading"/>
      </w:pPr>
      <w:proofErr w:type="spellStart"/>
      <w:r>
        <w:rPr>
          <w:lang w:val="fr-FR"/>
        </w:rPr>
        <w:lastRenderedPageBreak/>
        <w:t>References</w:t>
      </w:r>
      <w:proofErr w:type="spellEnd"/>
    </w:p>
    <w:p w14:paraId="3C9E76F6" w14:textId="75C70A94" w:rsidR="00DC66F6" w:rsidRDefault="00DC66F6">
      <w:pPr>
        <w:pStyle w:val="Body"/>
        <w:spacing w:line="240" w:lineRule="auto"/>
      </w:pPr>
    </w:p>
    <w:p w14:paraId="26467DE8" w14:textId="77777777"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r>
        <w:rPr>
          <w:rFonts w:ascii="Times Roman" w:hAnsi="Times Roman"/>
          <w:sz w:val="24"/>
          <w:szCs w:val="24"/>
        </w:rPr>
        <w:t xml:space="preserve">Atkinson, A. L., Berry, E. D. J., Waterman, A. H., Baddeley, A. D., Hitch, G. J., &amp; Allen, R. J. (2018). Are there multiple ways to direct attention in working memory? </w:t>
      </w:r>
      <w:r>
        <w:rPr>
          <w:rFonts w:ascii="Times Roman" w:hAnsi="Times Roman"/>
          <w:i/>
          <w:iCs/>
          <w:sz w:val="24"/>
          <w:szCs w:val="24"/>
        </w:rPr>
        <w:t>Annals of the New York Academy of Sciences, 1424</w:t>
      </w:r>
      <w:r>
        <w:rPr>
          <w:rFonts w:ascii="Times Roman" w:hAnsi="Times Roman"/>
          <w:sz w:val="24"/>
          <w:szCs w:val="24"/>
        </w:rPr>
        <w:t>(1), 115–126. https://doi.org/10.1111/nyas.13676</w:t>
      </w:r>
    </w:p>
    <w:p w14:paraId="7958EC25" w14:textId="605F59BF" w:rsidR="00DC66F6" w:rsidRDefault="00000000">
      <w:pPr>
        <w:pStyle w:val="Default"/>
        <w:suppressAutoHyphens/>
        <w:spacing w:before="0" w:after="240" w:line="240" w:lineRule="auto"/>
        <w:rPr>
          <w:rFonts w:ascii="Times Roman" w:eastAsia="Times Roman" w:hAnsi="Times Roman" w:cs="Times Roman"/>
          <w:sz w:val="24"/>
          <w:szCs w:val="24"/>
        </w:rPr>
      </w:pPr>
      <w:r>
        <w:rPr>
          <w:rFonts w:ascii="Times Roman" w:hAnsi="Times Roman"/>
          <w:sz w:val="24"/>
          <w:szCs w:val="24"/>
        </w:rPr>
        <w:t xml:space="preserve">Baddeley, A. D. (2015). </w:t>
      </w:r>
      <w:r>
        <w:rPr>
          <w:rFonts w:ascii="Times Roman" w:hAnsi="Times Roman"/>
          <w:i/>
          <w:iCs/>
          <w:sz w:val="24"/>
          <w:szCs w:val="24"/>
        </w:rPr>
        <w:t>Memory</w:t>
      </w:r>
      <w:r>
        <w:rPr>
          <w:rFonts w:ascii="Times Roman" w:hAnsi="Times Roman"/>
          <w:sz w:val="24"/>
          <w:szCs w:val="24"/>
        </w:rPr>
        <w:t xml:space="preserve"> (2nd ed.). Psychology Press.</w:t>
      </w:r>
    </w:p>
    <w:p w14:paraId="6368307D" w14:textId="77777777"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r>
        <w:rPr>
          <w:rFonts w:ascii="Times Roman" w:hAnsi="Times Roman"/>
          <w:sz w:val="24"/>
          <w:szCs w:val="24"/>
        </w:rPr>
        <w:t xml:space="preserve">Baddeley, A. D. (2021). Developing the concept of working memory. </w:t>
      </w:r>
      <w:r>
        <w:rPr>
          <w:rFonts w:ascii="Times Roman" w:hAnsi="Times Roman"/>
          <w:i/>
          <w:iCs/>
          <w:sz w:val="24"/>
          <w:szCs w:val="24"/>
        </w:rPr>
        <w:t>Quarterly Journal of Experimental Psychology, 74</w:t>
      </w:r>
      <w:r>
        <w:rPr>
          <w:rFonts w:ascii="Times Roman" w:hAnsi="Times Roman"/>
          <w:sz w:val="24"/>
          <w:szCs w:val="24"/>
        </w:rPr>
        <w:t>(6), 1052–1065. https://doi.org/10.1177/1747021821994545</w:t>
      </w:r>
    </w:p>
    <w:p w14:paraId="2F191E94" w14:textId="77777777"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r>
        <w:rPr>
          <w:rFonts w:ascii="Times Roman" w:hAnsi="Times Roman"/>
          <w:sz w:val="24"/>
          <w:szCs w:val="24"/>
        </w:rPr>
        <w:t xml:space="preserve">Clem, R. L., &amp; Schiller, D. (2016). New learning and unlearning: Strangers or accomplices in threat memory attenuation? </w:t>
      </w:r>
      <w:r>
        <w:rPr>
          <w:rFonts w:ascii="Times Roman" w:hAnsi="Times Roman"/>
          <w:i/>
          <w:iCs/>
          <w:sz w:val="24"/>
          <w:szCs w:val="24"/>
        </w:rPr>
        <w:t>Trends in Neurosciences, 39</w:t>
      </w:r>
      <w:r>
        <w:rPr>
          <w:rFonts w:ascii="Times Roman" w:hAnsi="Times Roman"/>
          <w:sz w:val="24"/>
          <w:szCs w:val="24"/>
        </w:rPr>
        <w:t>(5), 340–351. https://doi.org/10.1016/j.tins.2016.03.003</w:t>
      </w:r>
    </w:p>
    <w:p w14:paraId="71B6CE35" w14:textId="77777777"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r>
        <w:rPr>
          <w:rFonts w:ascii="Times Roman" w:hAnsi="Times Roman"/>
          <w:sz w:val="24"/>
          <w:szCs w:val="24"/>
        </w:rPr>
        <w:t>H</w:t>
      </w:r>
      <w:r>
        <w:rPr>
          <w:rFonts w:ascii="Times Roman" w:hAnsi="Times Roman"/>
          <w:sz w:val="24"/>
          <w:szCs w:val="24"/>
          <w:lang w:val="sv-SE"/>
        </w:rPr>
        <w:t>ö</w:t>
      </w:r>
      <w:proofErr w:type="spellStart"/>
      <w:r>
        <w:rPr>
          <w:rFonts w:ascii="Times Roman" w:hAnsi="Times Roman"/>
          <w:sz w:val="24"/>
          <w:szCs w:val="24"/>
        </w:rPr>
        <w:t>lzel</w:t>
      </w:r>
      <w:proofErr w:type="spellEnd"/>
      <w:r>
        <w:rPr>
          <w:rFonts w:ascii="Times Roman" w:hAnsi="Times Roman"/>
          <w:sz w:val="24"/>
          <w:szCs w:val="24"/>
        </w:rPr>
        <w:t xml:space="preserve">, B. K., Lazar, S. W., Gard, T., Schuman-Olivier, Z., Vago, D. R., &amp; Ott, U. (2011). How does mindfulness meditation work? Proposing mechanisms of action from a conceptual and neural perspective. </w:t>
      </w:r>
      <w:r>
        <w:rPr>
          <w:rFonts w:ascii="Times Roman" w:hAnsi="Times Roman"/>
          <w:i/>
          <w:iCs/>
          <w:sz w:val="24"/>
          <w:szCs w:val="24"/>
        </w:rPr>
        <w:t>Perspectives on Psychological Science, 6</w:t>
      </w:r>
      <w:r>
        <w:rPr>
          <w:rFonts w:ascii="Times Roman" w:hAnsi="Times Roman"/>
          <w:sz w:val="24"/>
          <w:szCs w:val="24"/>
        </w:rPr>
        <w:t>(6), 537–559. https://doi.org/10.1177/1745691611419671</w:t>
      </w:r>
    </w:p>
    <w:p w14:paraId="0D11BB2C" w14:textId="77777777"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r>
        <w:rPr>
          <w:rFonts w:ascii="Times Roman" w:hAnsi="Times Roman"/>
          <w:sz w:val="24"/>
          <w:szCs w:val="24"/>
        </w:rPr>
        <w:t xml:space="preserve">Loftus, E. F., &amp; Palmer, J. C. (1974). Reconstruction of automobile destruction: An example of the interaction between language and memory. </w:t>
      </w:r>
      <w:r>
        <w:rPr>
          <w:rFonts w:ascii="Times Roman" w:hAnsi="Times Roman"/>
          <w:i/>
          <w:iCs/>
          <w:sz w:val="24"/>
          <w:szCs w:val="24"/>
        </w:rPr>
        <w:t>Journal of Verbal Learning and Verbal Behavior, 13</w:t>
      </w:r>
      <w:r>
        <w:rPr>
          <w:rFonts w:ascii="Times Roman" w:hAnsi="Times Roman"/>
          <w:sz w:val="24"/>
          <w:szCs w:val="24"/>
        </w:rPr>
        <w:t>(5), 585–589. https://doi.org/10.1016/S0022-5371(74)80011-3</w:t>
      </w:r>
    </w:p>
    <w:p w14:paraId="7C463A75" w14:textId="77777777"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r>
        <w:rPr>
          <w:rFonts w:ascii="Times Roman" w:hAnsi="Times Roman"/>
          <w:sz w:val="24"/>
          <w:szCs w:val="24"/>
          <w:lang w:val="it-IT"/>
        </w:rPr>
        <w:t xml:space="preserve">Spagna, A., Mackie, M.-A., &amp; Fan, J. (2015). </w:t>
      </w:r>
      <w:proofErr w:type="spellStart"/>
      <w:r>
        <w:rPr>
          <w:rFonts w:ascii="Times Roman" w:hAnsi="Times Roman"/>
          <w:sz w:val="24"/>
          <w:szCs w:val="24"/>
          <w:lang w:val="it-IT"/>
        </w:rPr>
        <w:t>Supramodal</w:t>
      </w:r>
      <w:proofErr w:type="spellEnd"/>
      <w:r>
        <w:rPr>
          <w:rFonts w:ascii="Times Roman" w:hAnsi="Times Roman"/>
          <w:sz w:val="24"/>
          <w:szCs w:val="24"/>
          <w:lang w:val="it-IT"/>
        </w:rPr>
        <w:t xml:space="preserve"> executive control of </w:t>
      </w:r>
      <w:proofErr w:type="spellStart"/>
      <w:r>
        <w:rPr>
          <w:rFonts w:ascii="Times Roman" w:hAnsi="Times Roman"/>
          <w:sz w:val="24"/>
          <w:szCs w:val="24"/>
          <w:lang w:val="it-IT"/>
        </w:rPr>
        <w:t>attention</w:t>
      </w:r>
      <w:proofErr w:type="spellEnd"/>
      <w:r>
        <w:rPr>
          <w:rFonts w:ascii="Times Roman" w:hAnsi="Times Roman"/>
          <w:sz w:val="24"/>
          <w:szCs w:val="24"/>
          <w:lang w:val="it-IT"/>
        </w:rPr>
        <w:t xml:space="preserve">. </w:t>
      </w:r>
      <w:r>
        <w:rPr>
          <w:rFonts w:ascii="Times Roman" w:hAnsi="Times Roman"/>
          <w:i/>
          <w:iCs/>
          <w:sz w:val="24"/>
          <w:szCs w:val="24"/>
        </w:rPr>
        <w:t>Frontiers in Psychology, 6</w:t>
      </w:r>
      <w:r>
        <w:rPr>
          <w:rFonts w:ascii="Times Roman" w:hAnsi="Times Roman"/>
          <w:sz w:val="24"/>
          <w:szCs w:val="24"/>
        </w:rPr>
        <w:t>, 65. https://doi.org/10.3389/fpsyg.2015.00065</w:t>
      </w:r>
    </w:p>
    <w:p w14:paraId="2D3D928A" w14:textId="77777777"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proofErr w:type="spellStart"/>
      <w:r>
        <w:rPr>
          <w:rFonts w:ascii="Times Roman" w:hAnsi="Times Roman"/>
          <w:sz w:val="24"/>
          <w:szCs w:val="24"/>
        </w:rPr>
        <w:t>Sweller</w:t>
      </w:r>
      <w:proofErr w:type="spellEnd"/>
      <w:r>
        <w:rPr>
          <w:rFonts w:ascii="Times Roman" w:hAnsi="Times Roman"/>
          <w:sz w:val="24"/>
          <w:szCs w:val="24"/>
        </w:rPr>
        <w:t xml:space="preserve">, J. (2011). Cognitive load theory. In J. P. Mestre &amp; B. H. Ross (Eds.), </w:t>
      </w:r>
      <w:r>
        <w:rPr>
          <w:rFonts w:ascii="Times Roman" w:hAnsi="Times Roman"/>
          <w:i/>
          <w:iCs/>
          <w:sz w:val="24"/>
          <w:szCs w:val="24"/>
        </w:rPr>
        <w:t xml:space="preserve">The psychology of learning and </w:t>
      </w:r>
      <w:proofErr w:type="gramStart"/>
      <w:r>
        <w:rPr>
          <w:rFonts w:ascii="Times Roman" w:hAnsi="Times Roman"/>
          <w:i/>
          <w:iCs/>
          <w:sz w:val="24"/>
          <w:szCs w:val="24"/>
        </w:rPr>
        <w:t>motivation</w:t>
      </w:r>
      <w:r>
        <w:rPr>
          <w:rFonts w:ascii="Times Roman" w:hAnsi="Times Roman"/>
          <w:sz w:val="24"/>
          <w:szCs w:val="24"/>
        </w:rPr>
        <w:t>(</w:t>
      </w:r>
      <w:proofErr w:type="gramEnd"/>
      <w:r>
        <w:rPr>
          <w:rFonts w:ascii="Times Roman" w:hAnsi="Times Roman"/>
          <w:sz w:val="24"/>
          <w:szCs w:val="24"/>
        </w:rPr>
        <w:t>Vol. 55, pp. 37–76). Academic Press. https://doi.org/10.1016/B978-0-12-387691-1.00002-8</w:t>
      </w:r>
    </w:p>
    <w:p w14:paraId="2E2B9186" w14:textId="13522C8D" w:rsidR="00DC66F6" w:rsidRDefault="00000000">
      <w:pPr>
        <w:pStyle w:val="Default"/>
        <w:suppressAutoHyphens/>
        <w:spacing w:before="0" w:after="240" w:line="240" w:lineRule="auto"/>
        <w:ind w:left="360" w:hanging="360"/>
        <w:rPr>
          <w:rFonts w:ascii="Times Roman" w:eastAsia="Times Roman" w:hAnsi="Times Roman" w:cs="Times Roman"/>
          <w:sz w:val="24"/>
          <w:szCs w:val="24"/>
        </w:rPr>
      </w:pPr>
      <w:r>
        <w:rPr>
          <w:rFonts w:ascii="Times Roman" w:hAnsi="Times Roman"/>
          <w:sz w:val="24"/>
          <w:szCs w:val="24"/>
        </w:rPr>
        <w:t xml:space="preserve">Waring, J. D., &amp; Kensinger, E. A. (2011). How emotion leads to selective memory: Neuroimaging evidence. </w:t>
      </w:r>
      <w:proofErr w:type="spellStart"/>
      <w:r>
        <w:rPr>
          <w:rFonts w:ascii="Times Roman" w:hAnsi="Times Roman"/>
          <w:i/>
          <w:iCs/>
          <w:sz w:val="24"/>
          <w:szCs w:val="24"/>
        </w:rPr>
        <w:t>Neuropsychologia</w:t>
      </w:r>
      <w:proofErr w:type="spellEnd"/>
      <w:r>
        <w:rPr>
          <w:rFonts w:ascii="Times Roman" w:hAnsi="Times Roman"/>
          <w:i/>
          <w:iCs/>
          <w:sz w:val="24"/>
          <w:szCs w:val="24"/>
        </w:rPr>
        <w:t>, 49</w:t>
      </w:r>
      <w:r>
        <w:rPr>
          <w:rFonts w:ascii="Times Roman" w:hAnsi="Times Roman"/>
          <w:sz w:val="24"/>
          <w:szCs w:val="24"/>
        </w:rPr>
        <w:t>(6), 1831–1842. https://doi.org/10.1016/j.neuropsychologia.2011.03.027</w:t>
      </w:r>
    </w:p>
    <w:p w14:paraId="587A8FE7" w14:textId="6F1BD987" w:rsidR="00DC66F6" w:rsidRDefault="00000000">
      <w:pPr>
        <w:pStyle w:val="Default"/>
        <w:suppressAutoHyphens/>
        <w:spacing w:before="0" w:after="240" w:line="240" w:lineRule="auto"/>
        <w:ind w:left="360" w:hanging="360"/>
      </w:pPr>
      <w:proofErr w:type="spellStart"/>
      <w:r>
        <w:rPr>
          <w:rFonts w:ascii="Times Roman" w:hAnsi="Times Roman"/>
          <w:sz w:val="24"/>
          <w:szCs w:val="24"/>
        </w:rPr>
        <w:lastRenderedPageBreak/>
        <w:t>Yiend</w:t>
      </w:r>
      <w:proofErr w:type="spellEnd"/>
      <w:r>
        <w:rPr>
          <w:rFonts w:ascii="Times Roman" w:hAnsi="Times Roman"/>
          <w:sz w:val="24"/>
          <w:szCs w:val="24"/>
        </w:rPr>
        <w:t xml:space="preserve">, J. (2010). The effects of emotion on attention: A review of attentional processing of emotional information. </w:t>
      </w:r>
      <w:r>
        <w:rPr>
          <w:rFonts w:ascii="Times Roman" w:hAnsi="Times Roman"/>
          <w:i/>
          <w:iCs/>
          <w:sz w:val="24"/>
          <w:szCs w:val="24"/>
        </w:rPr>
        <w:t>Cognition &amp; Emotion, 24</w:t>
      </w:r>
      <w:r>
        <w:rPr>
          <w:rFonts w:ascii="Times Roman" w:hAnsi="Times Roman"/>
          <w:sz w:val="24"/>
          <w:szCs w:val="24"/>
        </w:rPr>
        <w:t>(1), 3–</w:t>
      </w:r>
      <w:r>
        <w:rPr>
          <w:rFonts w:ascii="Times Roman" w:hAnsi="Times Roman"/>
          <w:sz w:val="24"/>
          <w:szCs w:val="24"/>
          <w:lang w:val="de-DE"/>
        </w:rPr>
        <w:t xml:space="preserve">47. </w:t>
      </w:r>
      <w:r w:rsidR="00EF2AB7">
        <w:rPr>
          <w:rFonts w:ascii="Times Roman" w:eastAsia="Times Roman" w:hAnsi="Times Roman" w:cs="Times Roman"/>
          <w:noProof/>
          <w:color w:val="808080"/>
          <w:sz w:val="24"/>
          <w:szCs w:val="24"/>
        </w:rPr>
        <w:drawing>
          <wp:anchor distT="152400" distB="152400" distL="152400" distR="152400" simplePos="0" relativeHeight="251659264" behindDoc="0" locked="0" layoutInCell="1" allowOverlap="1" wp14:anchorId="70EF8308" wp14:editId="1BD72D57">
            <wp:simplePos x="0" y="0"/>
            <wp:positionH relativeFrom="margin">
              <wp:posOffset>-528955</wp:posOffset>
            </wp:positionH>
            <wp:positionV relativeFrom="line">
              <wp:posOffset>2176780</wp:posOffset>
            </wp:positionV>
            <wp:extent cx="5943600" cy="3962400"/>
            <wp:effectExtent l="0" t="0" r="0" b="0"/>
            <wp:wrapTopAndBottom distT="152400" distB="152400"/>
            <wp:docPr id="1073741825" name="officeArt object" descr="44BB0123-E827-4A80-84C0-96B66E04DCAB.png"/>
            <wp:cNvGraphicFramePr/>
            <a:graphic xmlns:a="http://schemas.openxmlformats.org/drawingml/2006/main">
              <a:graphicData uri="http://schemas.openxmlformats.org/drawingml/2006/picture">
                <pic:pic xmlns:pic="http://schemas.openxmlformats.org/drawingml/2006/picture">
                  <pic:nvPicPr>
                    <pic:cNvPr id="1073741825" name="44BB0123-E827-4A80-84C0-96B66E04DCAB.png" descr="44BB0123-E827-4A80-84C0-96B66E04DCAB.png"/>
                    <pic:cNvPicPr>
                      <a:picLocks noChangeAspect="1"/>
                    </pic:cNvPicPr>
                  </pic:nvPicPr>
                  <pic:blipFill>
                    <a:blip r:embed="rId8"/>
                    <a:srcRect/>
                    <a:stretch>
                      <a:fillRect/>
                    </a:stretch>
                  </pic:blipFill>
                  <pic:spPr>
                    <a:xfrm>
                      <a:off x="0" y="0"/>
                      <a:ext cx="5943600" cy="3962400"/>
                    </a:xfrm>
                    <a:prstGeom prst="rect">
                      <a:avLst/>
                    </a:prstGeom>
                    <a:ln w="12700" cap="flat">
                      <a:noFill/>
                      <a:miter lim="400000"/>
                    </a:ln>
                    <a:effectLst/>
                  </pic:spPr>
                </pic:pic>
              </a:graphicData>
            </a:graphic>
          </wp:anchor>
        </w:drawing>
      </w:r>
      <w:r>
        <w:rPr>
          <w:rFonts w:ascii="Times Roman" w:hAnsi="Times Roman"/>
          <w:sz w:val="24"/>
          <w:szCs w:val="24"/>
          <w:lang w:val="de-DE"/>
        </w:rPr>
        <w:t>https://doi.org/10.1080/02699930903205698</w:t>
      </w:r>
    </w:p>
    <w:sectPr w:rsidR="00DC66F6" w:rsidSect="001A5BED">
      <w:pgSz w:w="12240" w:h="15840"/>
      <w:pgMar w:top="1440" w:right="1440" w:bottom="1440" w:left="1440" w:header="720" w:footer="86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C304" w14:textId="77777777" w:rsidR="00095973" w:rsidRDefault="00095973">
      <w:pPr>
        <w:spacing w:after="0" w:line="240" w:lineRule="auto"/>
      </w:pPr>
      <w:r>
        <w:separator/>
      </w:r>
    </w:p>
  </w:endnote>
  <w:endnote w:type="continuationSeparator" w:id="0">
    <w:p w14:paraId="023D5EC3" w14:textId="77777777" w:rsidR="00095973" w:rsidRDefault="00095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65DF" w14:textId="77777777" w:rsidR="00095973" w:rsidRDefault="00095973">
      <w:pPr>
        <w:spacing w:after="0" w:line="240" w:lineRule="auto"/>
      </w:pPr>
      <w:r>
        <w:separator/>
      </w:r>
    </w:p>
  </w:footnote>
  <w:footnote w:type="continuationSeparator" w:id="0">
    <w:p w14:paraId="52B54D2F" w14:textId="77777777" w:rsidR="00095973" w:rsidRDefault="000959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F87"/>
    <w:multiLevelType w:val="hybridMultilevel"/>
    <w:tmpl w:val="A0020D52"/>
    <w:numStyleLink w:val="None1"/>
  </w:abstractNum>
  <w:abstractNum w:abstractNumId="1" w15:restartNumberingAfterBreak="0">
    <w:nsid w:val="116802C1"/>
    <w:multiLevelType w:val="hybridMultilevel"/>
    <w:tmpl w:val="C59470EE"/>
    <w:styleLink w:val="Bullet0"/>
    <w:lvl w:ilvl="0" w:tplc="ECF2919A">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31C2296">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44A24B6A">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ABDEDE80">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7A5A6204">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ACFE109A">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285A9302">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465A3938">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87228B38">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E7419A4"/>
    <w:multiLevelType w:val="hybridMultilevel"/>
    <w:tmpl w:val="D6D8C7BE"/>
    <w:styleLink w:val="Bullet"/>
    <w:lvl w:ilvl="0" w:tplc="3E3A8848">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A1EEA94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AE126C4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76226590">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ADA41C0E">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B18A8D7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7456717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4394F7EE">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0778041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512D7C36"/>
    <w:multiLevelType w:val="hybridMultilevel"/>
    <w:tmpl w:val="359A9DB4"/>
    <w:numStyleLink w:val="Numbered"/>
  </w:abstractNum>
  <w:abstractNum w:abstractNumId="4" w15:restartNumberingAfterBreak="0">
    <w:nsid w:val="51AE4EC8"/>
    <w:multiLevelType w:val="hybridMultilevel"/>
    <w:tmpl w:val="D6D8C7BE"/>
    <w:numStyleLink w:val="Bullet"/>
  </w:abstractNum>
  <w:abstractNum w:abstractNumId="5" w15:restartNumberingAfterBreak="0">
    <w:nsid w:val="57290FA3"/>
    <w:multiLevelType w:val="hybridMultilevel"/>
    <w:tmpl w:val="359A9DB4"/>
    <w:styleLink w:val="Numbered"/>
    <w:lvl w:ilvl="0" w:tplc="7A4E94EA">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614282AC">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932A2016">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30A6C0C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C06093FC">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A546FAF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7DF6A336">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EA9CEDEA">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F13883A4">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5A36981"/>
    <w:multiLevelType w:val="hybridMultilevel"/>
    <w:tmpl w:val="A0020D52"/>
    <w:styleLink w:val="None1"/>
    <w:lvl w:ilvl="0" w:tplc="5C42E7E4">
      <w:start w:val="1"/>
      <w:numFmt w:val="bullet"/>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9552DA76">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7278D102">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CA745118">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614AA722">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562A12E2">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AF44758C">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F57EA340">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6D90A9C8">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7" w15:restartNumberingAfterBreak="0">
    <w:nsid w:val="6F0A328B"/>
    <w:multiLevelType w:val="hybridMultilevel"/>
    <w:tmpl w:val="C59470EE"/>
    <w:numStyleLink w:val="Bullet0"/>
  </w:abstractNum>
  <w:num w:numId="1" w16cid:durableId="362631353">
    <w:abstractNumId w:val="5"/>
  </w:num>
  <w:num w:numId="2" w16cid:durableId="2112581163">
    <w:abstractNumId w:val="3"/>
  </w:num>
  <w:num w:numId="3" w16cid:durableId="1174800750">
    <w:abstractNumId w:val="6"/>
  </w:num>
  <w:num w:numId="4" w16cid:durableId="1762140677">
    <w:abstractNumId w:val="0"/>
  </w:num>
  <w:num w:numId="5" w16cid:durableId="1847868651">
    <w:abstractNumId w:val="0"/>
    <w:lvlOverride w:ilvl="0">
      <w:lvl w:ilvl="0" w:tplc="990E3C1C">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6E22CBE">
        <w:start w:val="1"/>
        <w:numFmt w:val="bullet"/>
        <w:lvlText w:val="‣"/>
        <w:lvlJc w:val="left"/>
        <w:pPr>
          <w:ind w:left="21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FE58276A">
        <w:start w:val="1"/>
        <w:numFmt w:val="bullet"/>
        <w:lvlText w:val="‣"/>
        <w:lvlJc w:val="left"/>
        <w:pPr>
          <w:ind w:left="21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97E5204">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E266E7D0">
        <w:start w:val="1"/>
        <w:numFmt w:val="bullet"/>
        <w:lvlText w:val="‣"/>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B9102F28">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5A0AA66">
        <w:start w:val="1"/>
        <w:numFmt w:val="bullet"/>
        <w:lvlText w:val="‣"/>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B732B29C">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8B2EE6F6">
        <w:start w:val="1"/>
        <w:numFmt w:val="bullet"/>
        <w:lvlText w:val="‣"/>
        <w:lvlJc w:val="left"/>
        <w:pPr>
          <w:ind w:left="43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6" w16cid:durableId="1632830498">
    <w:abstractNumId w:val="2"/>
  </w:num>
  <w:num w:numId="7" w16cid:durableId="1578903462">
    <w:abstractNumId w:val="4"/>
  </w:num>
  <w:num w:numId="8" w16cid:durableId="1459256143">
    <w:abstractNumId w:val="3"/>
    <w:lvlOverride w:ilvl="0">
      <w:startOverride w:val="1"/>
      <w:lvl w:ilvl="0" w:tplc="43B4C986">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D92DC56">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A30214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5D8E6A40">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AD8BB08">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90A6720">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AC3AA736">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376C7436">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798F2A2">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537855759">
    <w:abstractNumId w:val="1"/>
  </w:num>
  <w:num w:numId="10" w16cid:durableId="638613426">
    <w:abstractNumId w:val="7"/>
  </w:num>
  <w:num w:numId="11" w16cid:durableId="173495461">
    <w:abstractNumId w:val="7"/>
    <w:lvlOverride w:ilvl="0">
      <w:startOverride w:val="2"/>
    </w:lvlOverride>
  </w:num>
  <w:num w:numId="12" w16cid:durableId="526256374">
    <w:abstractNumId w:val="0"/>
    <w:lvlOverride w:ilvl="0">
      <w:lvl w:ilvl="0" w:tplc="990E3C1C">
        <w:start w:val="1"/>
        <w:numFmt w:val="bullet"/>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6E22CBE">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FE58276A">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97E5204">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E266E7D0">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B9102F28">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5A0AA66">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B732B29C">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8B2EE6F6">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Foss">
    <w15:presenceInfo w15:providerId="None" w15:userId="Seth Fos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activeWritingStyle w:appName="MSWord" w:lang="en-US" w:vendorID="64" w:dllVersion="0" w:nlCheck="1" w:checkStyle="0"/>
  <w:activeWritingStyle w:appName="MSWord" w:lang="it-IT" w:vendorID="64" w:dllVersion="0" w:nlCheck="1" w:checkStyle="0"/>
  <w:activeWritingStyle w:appName="MSWord" w:lang="fr-FR" w:vendorID="64" w:dllVersion="0" w:nlCheck="1" w:checkStyle="0"/>
  <w:activeWritingStyle w:appName="MSWord" w:lang="de-DE"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6F6"/>
    <w:rsid w:val="00095973"/>
    <w:rsid w:val="001476E2"/>
    <w:rsid w:val="001A5BED"/>
    <w:rsid w:val="0034620F"/>
    <w:rsid w:val="00471C9E"/>
    <w:rsid w:val="00483AB4"/>
    <w:rsid w:val="006C5C75"/>
    <w:rsid w:val="00B84DBF"/>
    <w:rsid w:val="00C261FB"/>
    <w:rsid w:val="00DC66F6"/>
    <w:rsid w:val="00EF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B42B"/>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F2AB7"/>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next w:val="Body"/>
    <w:uiPriority w:val="9"/>
    <w:unhideWhenUsed/>
    <w:qFormat/>
    <w:pPr>
      <w:keepNext/>
      <w:spacing w:after="0" w:line="240" w:lineRule="auto"/>
      <w:outlineLvl w:val="1"/>
    </w:pPr>
    <w:rPr>
      <w:rFonts w:cs="Arial Unicode MS"/>
      <w:b/>
      <w:bCs/>
      <w:color w:val="000000"/>
      <w:sz w:val="34"/>
      <w:szCs w:val="34"/>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Caption">
    <w:name w:val="caption"/>
    <w:link w:val="CaptionChar"/>
    <w:autoRedefine/>
    <w:pPr>
      <w:tabs>
        <w:tab w:val="left" w:pos="1150"/>
      </w:tabs>
      <w:spacing w:after="0" w:line="240" w:lineRule="auto"/>
    </w:pPr>
    <w:rPr>
      <w:rFonts w:cs="Arial Unicode MS"/>
      <w:b/>
      <w:bCs/>
      <w:caps/>
      <w:color w:val="000000"/>
      <w:sz w:val="22"/>
      <w:szCs w:val="22"/>
      <w14:textOutline w14:w="0" w14:cap="flat" w14:cmpd="sng" w14:algn="ctr">
        <w14:noFill/>
        <w14:prstDash w14:val="solid"/>
        <w14:bevel/>
      </w14:textOutline>
    </w:rPr>
  </w:style>
  <w:style w:type="paragraph" w:customStyle="1" w:styleId="Heading">
    <w:name w:val="Heading"/>
    <w:next w:val="Body"/>
    <w:rsid w:val="00B84DBF"/>
    <w:pPr>
      <w:keepNext/>
      <w:spacing w:after="0" w:line="240" w:lineRule="auto"/>
      <w:outlineLvl w:val="0"/>
    </w:pPr>
    <w:rPr>
      <w:rFonts w:cs="Arial Unicode MS"/>
      <w:b/>
      <w:bCs/>
      <w:color w:val="000000"/>
      <w:sz w:val="40"/>
      <w:szCs w:val="40"/>
      <w14:textOutline w14:w="0" w14:cap="flat" w14:cmpd="sng" w14:algn="ctr">
        <w14:noFill/>
        <w14:prstDash w14:val="solid"/>
        <w14:bevel/>
      </w14:textOutline>
    </w:rPr>
  </w:style>
  <w:style w:type="paragraph" w:customStyle="1" w:styleId="Body">
    <w:name w:val="Body"/>
    <w:pPr>
      <w:spacing w:after="0"/>
    </w:pPr>
    <w:rPr>
      <w:rFonts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after="0" w:line="288" w:lineRule="auto"/>
    </w:pPr>
    <w:rPr>
      <w:rFonts w:cs="Arial Unicode MS"/>
      <w:color w:val="000000"/>
      <w:sz w:val="26"/>
      <w:szCs w:val="26"/>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None1">
    <w:name w:val="None 1"/>
    <w:pPr>
      <w:numPr>
        <w:numId w:val="3"/>
      </w:numPr>
    </w:pPr>
  </w:style>
  <w:style w:type="numbering" w:customStyle="1" w:styleId="Bullet">
    <w:name w:val="Bullet"/>
    <w:pPr>
      <w:numPr>
        <w:numId w:val="6"/>
      </w:numPr>
    </w:pPr>
  </w:style>
  <w:style w:type="character" w:customStyle="1" w:styleId="Italic">
    <w:name w:val="Italic"/>
    <w:rPr>
      <w:i/>
      <w:iCs/>
      <w:lang w:val="en-US"/>
    </w:rPr>
  </w:style>
  <w:style w:type="character" w:styleId="Emphasis">
    <w:name w:val="Emphasis"/>
    <w:rPr>
      <w:b/>
      <w:bCs/>
      <w:lang w:val="en-US"/>
    </w:rPr>
  </w:style>
  <w:style w:type="numbering" w:customStyle="1" w:styleId="Bullet0">
    <w:name w:val="Bullet.0"/>
    <w:pPr>
      <w:numPr>
        <w:numId w:val="9"/>
      </w:numPr>
    </w:pPr>
  </w:style>
  <w:style w:type="paragraph" w:customStyle="1" w:styleId="bulletedarrow">
    <w:name w:val="bulleted arrow"/>
    <w:pPr>
      <w:suppressAutoHyphens/>
      <w:spacing w:after="240" w:line="240" w:lineRule="auto"/>
    </w:pPr>
    <w:rPr>
      <w:rFonts w:ascii="Times Roman" w:hAnsi="Times Roman" w:cs="Arial Unicode MS"/>
      <w:color w:val="000000"/>
      <w:sz w:val="24"/>
      <w:szCs w:val="24"/>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EF2AB7"/>
    <w:rPr>
      <w:rFonts w:asciiTheme="majorHAnsi" w:eastAsiaTheme="majorEastAsia" w:hAnsiTheme="majorHAnsi" w:cstheme="majorBidi"/>
      <w:color w:val="0079BF" w:themeColor="accent1" w:themeShade="BF"/>
      <w:sz w:val="32"/>
      <w:szCs w:val="32"/>
    </w:rPr>
  </w:style>
  <w:style w:type="paragraph" w:customStyle="1" w:styleId="SubheaderCaps">
    <w:name w:val="Subheader Caps"/>
    <w:basedOn w:val="Caption"/>
    <w:next w:val="Subtitle"/>
    <w:autoRedefine/>
    <w:qFormat/>
    <w:rsid w:val="00EF2AB7"/>
    <w:rPr>
      <w:sz w:val="28"/>
      <w:lang w:val="it-IT"/>
    </w:rPr>
  </w:style>
  <w:style w:type="paragraph" w:styleId="Subtitle">
    <w:name w:val="Subtitle"/>
    <w:basedOn w:val="Normal"/>
    <w:next w:val="Normal"/>
    <w:link w:val="SubtitleChar"/>
    <w:uiPriority w:val="11"/>
    <w:qFormat/>
    <w:rsid w:val="00EF2AB7"/>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F2AB7"/>
    <w:rPr>
      <w:rFonts w:asciiTheme="minorHAnsi" w:eastAsiaTheme="minorEastAsia" w:hAnsiTheme="minorHAnsi" w:cstheme="minorBidi"/>
      <w:color w:val="5A5A5A" w:themeColor="text1" w:themeTint="A5"/>
      <w:spacing w:val="15"/>
      <w:sz w:val="22"/>
      <w:szCs w:val="22"/>
    </w:rPr>
  </w:style>
  <w:style w:type="paragraph" w:styleId="NoSpacing">
    <w:name w:val="No Spacing"/>
    <w:link w:val="NoSpacingChar"/>
    <w:uiPriority w:val="1"/>
    <w:qFormat/>
    <w:rsid w:val="001A5BED"/>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pPr>
    <w:rPr>
      <w:rFonts w:asciiTheme="minorHAnsi" w:eastAsiaTheme="minorEastAsia" w:hAnsiTheme="minorHAnsi" w:cstheme="minorBidi"/>
      <w:sz w:val="22"/>
      <w:szCs w:val="22"/>
      <w:bdr w:val="none" w:sz="0" w:space="0" w:color="auto"/>
      <w:lang w:eastAsia="zh-CN"/>
    </w:rPr>
  </w:style>
  <w:style w:type="character" w:customStyle="1" w:styleId="NoSpacingChar">
    <w:name w:val="No Spacing Char"/>
    <w:basedOn w:val="DefaultParagraphFont"/>
    <w:link w:val="NoSpacing"/>
    <w:uiPriority w:val="1"/>
    <w:rsid w:val="001A5BED"/>
    <w:rPr>
      <w:rFonts w:asciiTheme="minorHAnsi" w:eastAsiaTheme="minorEastAsia" w:hAnsiTheme="minorHAnsi" w:cstheme="minorBidi"/>
      <w:sz w:val="22"/>
      <w:szCs w:val="22"/>
      <w:bdr w:val="none" w:sz="0" w:space="0" w:color="auto"/>
      <w:lang w:eastAsia="zh-CN"/>
    </w:rPr>
  </w:style>
  <w:style w:type="character" w:customStyle="1" w:styleId="CaptionChar">
    <w:name w:val="Caption Char"/>
    <w:basedOn w:val="DefaultParagraphFont"/>
    <w:link w:val="Caption"/>
    <w:rsid w:val="00B84DBF"/>
    <w:rPr>
      <w:rFonts w:cs="Arial Unicode MS"/>
      <w:b/>
      <w:bCs/>
      <w:caps/>
      <w:color w:val="000000"/>
      <w:sz w:val="22"/>
      <w:szCs w:val="22"/>
      <w14:textOutline w14:w="0" w14:cap="flat" w14:cmpd="sng" w14:algn="ctr">
        <w14:noFill/>
        <w14:prstDash w14:val="solid"/>
        <w14:bevel/>
      </w14:textOutline>
    </w:rPr>
  </w:style>
  <w:style w:type="paragraph" w:customStyle="1" w:styleId="SubHeader">
    <w:name w:val="SubHeader"/>
    <w:basedOn w:val="Caption"/>
    <w:qFormat/>
    <w:rsid w:val="00B84DBF"/>
    <w:rPr>
      <w:sz w:val="28"/>
      <w:szCs w:val="28"/>
      <w:lang w:val="it-IT"/>
    </w:rPr>
  </w:style>
  <w:style w:type="paragraph" w:styleId="Title">
    <w:name w:val="Title"/>
    <w:basedOn w:val="Normal"/>
    <w:next w:val="Normal"/>
    <w:link w:val="TitleChar"/>
    <w:uiPriority w:val="10"/>
    <w:qFormat/>
    <w:rsid w:val="00B84D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DBF"/>
    <w:rPr>
      <w:rFonts w:asciiTheme="majorHAnsi" w:eastAsiaTheme="majorEastAsia" w:hAnsiTheme="majorHAnsi" w:cstheme="majorBidi"/>
      <w:spacing w:val="-10"/>
      <w:kern w:val="28"/>
      <w:sz w:val="56"/>
      <w:szCs w:val="56"/>
    </w:rPr>
  </w:style>
  <w:style w:type="paragraph" w:styleId="Revision">
    <w:name w:val="Revision"/>
    <w:hidden/>
    <w:uiPriority w:val="99"/>
    <w:semiHidden/>
    <w:rsid w:val="0034620F"/>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106F4D-C161-294E-AD2A-FC3055A54AB0}">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C5B6-3686-E245-B34A-ACDCA33C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15</Pages>
  <Words>2700</Words>
  <Characters>17420</Characters>
  <Application>Microsoft Office Word</Application>
  <DocSecurity>0</DocSecurity>
  <Lines>362</Lines>
  <Paragraphs>170</Paragraphs>
  <ScaleCrop>false</ScaleCrop>
  <HeadingPairs>
    <vt:vector size="2" baseType="variant">
      <vt:variant>
        <vt:lpstr>Title</vt:lpstr>
      </vt:variant>
      <vt:variant>
        <vt:i4>1</vt:i4>
      </vt:variant>
    </vt:vector>
  </HeadingPairs>
  <TitlesOfParts>
    <vt:vector size="1" baseType="lpstr">
      <vt:lpstr/>
    </vt:vector>
  </TitlesOfParts>
  <Company>Psychology - Hunter College</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COGNITIVE | SOCIAL IMPACTS ON                NYC-TENANTS WITH HOUSING INSTABILITY</dc:title>
  <dc:subject>A QUALMRI RESEARCH STUDY ON MEMORY AND ATTENTION</dc:subject>
  <dc:creator>Seth Foss</dc:creator>
  <cp:lastModifiedBy>Seth Foss</cp:lastModifiedBy>
  <cp:revision>2</cp:revision>
  <dcterms:created xsi:type="dcterms:W3CDTF">2025-05-22T13:23:00Z</dcterms:created>
  <dcterms:modified xsi:type="dcterms:W3CDTF">2025-05-22T17:47:00Z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documentId_3907</vt:lpwstr>
  </property>
  <property fmtid="{D5CDD505-2E9C-101B-9397-08002B2CF9AE}" pid="3" name="grammarly_documentContext">
    <vt:lpwstr>{"goals":["inform","convince"],"domain":"business","emotions":["analytical","confident","urgent"],"dialect":"american","audience":"expert","style":"formal"}</vt:lpwstr>
  </property>
</Properties>
</file>